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diagrams/data1.xml" ContentType="application/vnd.openxmlformats-officedocument.drawingml.diagramData+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theme/theme1.xml" ContentType="application/vnd.openxmlformats-officedocument.theme+xml"/>
  <Override PartName="/word/comments.xml" ContentType="application/vnd.openxmlformats-officedocument.wordprocessingml.comments+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settings.xml" ContentType="application/vnd.openxmlformats-officedocument.wordprocessingml.setting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people.xml" ContentType="application/vnd.openxmlformats-officedocument.wordprocessingml.people+xml"/>
  <Override PartName="/word/commentsExtensible.xml" ContentType="application/vnd.openxmlformats-officedocument.wordprocessingml.commentsExtensible+xml"/>
  <Override PartName="/word/webSettings.xml" ContentType="application/vnd.openxmlformats-officedocument.wordprocessingml.webSettings+xml"/>
  <Override PartName="/word/commentsIds.xml" ContentType="application/vnd.openxmlformats-officedocument.wordprocessingml.commentsIds+xml"/>
  <Override PartName="/docProps/app.xml" ContentType="application/vnd.openxmlformats-officedocument.extended-properties+xml"/>
  <Override PartName="/word/commentsExtended.xml" ContentType="application/vnd.openxmlformats-officedocument.wordprocessingml.commentsExtended+xml"/>
  <Override PartName="/word/fontTable.xml" ContentType="application/vnd.openxmlformats-officedocument.wordprocessingml.fontTable+xml"/>
  <Override PartName="/word/styles.xml" ContentType="application/vnd.openxmlformats-officedocument.wordprocessingml.styles+xml"/>
  <Override PartName="/docProps/core.xml" ContentType="application/vnd.openxmlformats-package.core-properties+xml"/>
  <Override PartName="/customXml/itemProps4.xml" ContentType="application/vnd.openxmlformats-officedocument.customXmlProperties+xml"/>
  <Override PartName="/customXml/itemProps3.xml" ContentType="application/vnd.openxmlformats-officedocument.customXmlProperties+xml"/>
  <Override PartName="/customXml/itemProps5.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B98FEE" w14:textId="77777777" w:rsidR="00826EA7" w:rsidRPr="007204F7" w:rsidRDefault="0036653B" w:rsidP="009777A5">
      <w:pPr>
        <w:spacing w:after="120"/>
        <w:jc w:val="center"/>
        <w:outlineLvl w:val="0"/>
        <w:rPr>
          <w:rFonts w:cs="Arial"/>
          <w:b/>
        </w:rPr>
      </w:pPr>
      <w:r w:rsidRPr="007204F7">
        <w:rPr>
          <w:rFonts w:cs="Arial"/>
          <w:b/>
        </w:rPr>
        <w:t>FORMATO PARA EL DESARROLLO DE COMPONENTE FORMATIVO</w:t>
      </w:r>
    </w:p>
    <w:p w14:paraId="4FD3689D" w14:textId="77777777" w:rsidR="00826EA7" w:rsidRPr="007204F7" w:rsidRDefault="00826EA7" w:rsidP="007204F7">
      <w:pPr>
        <w:tabs>
          <w:tab w:val="left" w:pos="3224"/>
        </w:tabs>
        <w:spacing w:after="120"/>
        <w:rPr>
          <w:rFonts w:cs="Arial"/>
        </w:rPr>
      </w:pPr>
    </w:p>
    <w:tbl>
      <w:tblPr>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1838"/>
        <w:gridCol w:w="1559"/>
        <w:gridCol w:w="1276"/>
        <w:gridCol w:w="2126"/>
        <w:gridCol w:w="3163"/>
      </w:tblGrid>
      <w:tr w:rsidR="000E2FA1" w:rsidRPr="007204F7" w14:paraId="048C5071" w14:textId="77777777">
        <w:trPr>
          <w:trHeight w:val="340"/>
        </w:trPr>
        <w:tc>
          <w:tcPr>
            <w:tcW w:w="3397" w:type="dxa"/>
            <w:gridSpan w:val="2"/>
            <w:shd w:val="clear" w:color="auto" w:fill="EDF2F8"/>
            <w:vAlign w:val="center"/>
          </w:tcPr>
          <w:p w14:paraId="7C612FFD" w14:textId="77777777" w:rsidR="00826EA7" w:rsidRPr="007204F7" w:rsidRDefault="0036653B" w:rsidP="007204F7">
            <w:pPr>
              <w:spacing w:after="120"/>
              <w:rPr>
                <w:rFonts w:cs="Arial"/>
                <w:b/>
              </w:rPr>
            </w:pPr>
            <w:r w:rsidRPr="007204F7">
              <w:rPr>
                <w:rFonts w:cs="Arial"/>
                <w:b/>
              </w:rPr>
              <w:t>PROGRAMA DE FORMACIÓN</w:t>
            </w:r>
          </w:p>
        </w:tc>
        <w:tc>
          <w:tcPr>
            <w:tcW w:w="6565" w:type="dxa"/>
            <w:gridSpan w:val="3"/>
            <w:shd w:val="clear" w:color="auto" w:fill="EDF2F8"/>
            <w:vAlign w:val="center"/>
          </w:tcPr>
          <w:p w14:paraId="377AFEC3" w14:textId="77777777" w:rsidR="00826EA7" w:rsidRPr="007204F7" w:rsidRDefault="006A48AA" w:rsidP="007204F7">
            <w:pPr>
              <w:spacing w:after="120"/>
              <w:rPr>
                <w:rFonts w:cs="Arial"/>
              </w:rPr>
            </w:pPr>
            <w:r w:rsidRPr="007204F7">
              <w:rPr>
                <w:rFonts w:cs="Arial"/>
              </w:rPr>
              <w:t>Tecnología en Regencia de Farmacia</w:t>
            </w:r>
          </w:p>
        </w:tc>
      </w:tr>
      <w:tr w:rsidR="000E2FA1" w:rsidRPr="007204F7" w14:paraId="7CBD1661" w14:textId="77777777">
        <w:trPr>
          <w:trHeight w:val="340"/>
        </w:trPr>
        <w:tc>
          <w:tcPr>
            <w:tcW w:w="1838" w:type="dxa"/>
            <w:shd w:val="clear" w:color="auto" w:fill="EDF2F8"/>
            <w:vAlign w:val="center"/>
          </w:tcPr>
          <w:p w14:paraId="15F6AB1D" w14:textId="77777777" w:rsidR="00826EA7" w:rsidRPr="007204F7" w:rsidRDefault="0036653B" w:rsidP="007204F7">
            <w:pPr>
              <w:spacing w:after="120"/>
              <w:jc w:val="left"/>
              <w:rPr>
                <w:rFonts w:cs="Arial"/>
                <w:b/>
              </w:rPr>
            </w:pPr>
            <w:r w:rsidRPr="007204F7">
              <w:rPr>
                <w:rFonts w:cs="Arial"/>
                <w:b/>
              </w:rPr>
              <w:t>COMPETENCIA</w:t>
            </w:r>
          </w:p>
        </w:tc>
        <w:tc>
          <w:tcPr>
            <w:tcW w:w="2835" w:type="dxa"/>
            <w:gridSpan w:val="2"/>
            <w:shd w:val="clear" w:color="auto" w:fill="EDF2F8"/>
            <w:vAlign w:val="center"/>
          </w:tcPr>
          <w:p w14:paraId="330F2385" w14:textId="77777777" w:rsidR="00826EA7" w:rsidRPr="007204F7" w:rsidRDefault="006B56B6" w:rsidP="007204F7">
            <w:pPr>
              <w:spacing w:after="120"/>
              <w:jc w:val="left"/>
              <w:rPr>
                <w:rFonts w:cs="Arial"/>
                <w:u w:val="single"/>
              </w:rPr>
            </w:pPr>
            <w:r w:rsidRPr="007204F7">
              <w:rPr>
                <w:rFonts w:eastAsia="Cambria Math" w:cs="Arial"/>
              </w:rPr>
              <w:t>2101010</w:t>
            </w:r>
            <w:r w:rsidR="004458F0" w:rsidRPr="007204F7">
              <w:rPr>
                <w:rFonts w:eastAsia="Cambria Math" w:cs="Arial"/>
              </w:rPr>
              <w:t>62</w:t>
            </w:r>
            <w:r w:rsidR="006A48AA" w:rsidRPr="007204F7">
              <w:rPr>
                <w:rFonts w:eastAsia="Cambria Math" w:cs="Arial"/>
              </w:rPr>
              <w:t xml:space="preserve">- </w:t>
            </w:r>
            <w:r w:rsidR="004458F0" w:rsidRPr="007204F7">
              <w:rPr>
                <w:rFonts w:eastAsia="Cambria Math" w:cs="Arial"/>
              </w:rPr>
              <w:t>Controlar los inventarios según indicadores y métodos.</w:t>
            </w:r>
          </w:p>
        </w:tc>
        <w:tc>
          <w:tcPr>
            <w:tcW w:w="2126" w:type="dxa"/>
            <w:shd w:val="clear" w:color="auto" w:fill="EDF2F8"/>
            <w:vAlign w:val="center"/>
          </w:tcPr>
          <w:p w14:paraId="66D270B1" w14:textId="77777777" w:rsidR="00826EA7" w:rsidRPr="007204F7" w:rsidRDefault="0036653B" w:rsidP="007204F7">
            <w:pPr>
              <w:spacing w:after="120"/>
              <w:jc w:val="left"/>
              <w:rPr>
                <w:rFonts w:cs="Arial"/>
                <w:b/>
              </w:rPr>
            </w:pPr>
            <w:r w:rsidRPr="007204F7">
              <w:rPr>
                <w:rFonts w:cs="Arial"/>
                <w:b/>
              </w:rPr>
              <w:t>RESULTADOS DE APRENDIZAJE</w:t>
            </w:r>
          </w:p>
        </w:tc>
        <w:tc>
          <w:tcPr>
            <w:tcW w:w="3163" w:type="dxa"/>
            <w:shd w:val="clear" w:color="auto" w:fill="EDF2F8"/>
            <w:vAlign w:val="center"/>
          </w:tcPr>
          <w:p w14:paraId="323A2C2A" w14:textId="77777777" w:rsidR="006B56B6" w:rsidRPr="007204F7" w:rsidRDefault="002A1189" w:rsidP="007204F7">
            <w:pPr>
              <w:spacing w:after="120"/>
              <w:ind w:left="66"/>
              <w:jc w:val="left"/>
              <w:rPr>
                <w:rFonts w:cs="Arial"/>
                <w:b/>
              </w:rPr>
            </w:pPr>
            <w:r w:rsidRPr="007204F7">
              <w:rPr>
                <w:rFonts w:eastAsia="Cambria Math" w:cs="Arial"/>
              </w:rPr>
              <w:t>2101010</w:t>
            </w:r>
            <w:r w:rsidR="004458F0" w:rsidRPr="007204F7">
              <w:rPr>
                <w:rFonts w:eastAsia="Cambria Math" w:cs="Arial"/>
              </w:rPr>
              <w:t>62</w:t>
            </w:r>
            <w:r w:rsidRPr="007204F7">
              <w:rPr>
                <w:rFonts w:eastAsia="Cambria Math" w:cs="Arial"/>
              </w:rPr>
              <w:t>-0</w:t>
            </w:r>
            <w:r w:rsidR="004458F0" w:rsidRPr="007204F7">
              <w:rPr>
                <w:rFonts w:eastAsia="Cambria Math" w:cs="Arial"/>
              </w:rPr>
              <w:t>4</w:t>
            </w:r>
            <w:r w:rsidRPr="007204F7">
              <w:rPr>
                <w:rFonts w:eastAsia="Cambria Math" w:cs="Arial"/>
              </w:rPr>
              <w:t xml:space="preserve"> </w:t>
            </w:r>
            <w:r w:rsidR="004458F0" w:rsidRPr="007204F7">
              <w:rPr>
                <w:rFonts w:eastAsia="Cambria Math" w:cs="Arial"/>
              </w:rPr>
              <w:t>Realizar seguimiento de inventarios teniendo en cuenta los mecanismos de control y herramientas establecida por el establecimiento farmacéutico.</w:t>
            </w:r>
          </w:p>
        </w:tc>
      </w:tr>
      <w:tr w:rsidR="000E2FA1" w:rsidRPr="007204F7" w14:paraId="23B77C0A" w14:textId="77777777">
        <w:trPr>
          <w:trHeight w:val="340"/>
        </w:trPr>
        <w:tc>
          <w:tcPr>
            <w:tcW w:w="3397" w:type="dxa"/>
            <w:gridSpan w:val="2"/>
            <w:shd w:val="clear" w:color="auto" w:fill="EDF2F8"/>
            <w:vAlign w:val="center"/>
          </w:tcPr>
          <w:p w14:paraId="7D10803E" w14:textId="77777777" w:rsidR="00826EA7" w:rsidRPr="007204F7" w:rsidRDefault="0036653B" w:rsidP="007204F7">
            <w:pPr>
              <w:spacing w:after="120"/>
              <w:rPr>
                <w:rFonts w:cs="Arial"/>
                <w:b/>
              </w:rPr>
            </w:pPr>
            <w:r w:rsidRPr="007204F7">
              <w:rPr>
                <w:rFonts w:cs="Arial"/>
                <w:b/>
              </w:rPr>
              <w:t>NÚMERO DEL COMPONENTE FORMATIVO</w:t>
            </w:r>
          </w:p>
        </w:tc>
        <w:tc>
          <w:tcPr>
            <w:tcW w:w="6565" w:type="dxa"/>
            <w:gridSpan w:val="3"/>
            <w:shd w:val="clear" w:color="auto" w:fill="EDF2F8"/>
            <w:vAlign w:val="center"/>
          </w:tcPr>
          <w:p w14:paraId="7D14D836" w14:textId="77777777" w:rsidR="00826EA7" w:rsidRPr="007204F7" w:rsidRDefault="002A1189" w:rsidP="007204F7">
            <w:pPr>
              <w:spacing w:after="120"/>
              <w:rPr>
                <w:rFonts w:cs="Arial"/>
                <w:b/>
                <w:bCs/>
              </w:rPr>
            </w:pPr>
            <w:r w:rsidRPr="007204F7">
              <w:rPr>
                <w:rFonts w:cs="Arial"/>
                <w:bCs/>
              </w:rPr>
              <w:t>2</w:t>
            </w:r>
            <w:r w:rsidR="004458F0" w:rsidRPr="007204F7">
              <w:rPr>
                <w:rFonts w:cs="Arial"/>
                <w:bCs/>
              </w:rPr>
              <w:t>8</w:t>
            </w:r>
          </w:p>
        </w:tc>
      </w:tr>
      <w:tr w:rsidR="000E2FA1" w:rsidRPr="007204F7" w14:paraId="5AC8CF10" w14:textId="77777777">
        <w:trPr>
          <w:trHeight w:val="340"/>
        </w:trPr>
        <w:tc>
          <w:tcPr>
            <w:tcW w:w="3397" w:type="dxa"/>
            <w:gridSpan w:val="2"/>
            <w:shd w:val="clear" w:color="auto" w:fill="EDF2F8"/>
            <w:vAlign w:val="center"/>
          </w:tcPr>
          <w:p w14:paraId="511E5F2D" w14:textId="77777777" w:rsidR="00826EA7" w:rsidRPr="007204F7" w:rsidRDefault="0036653B" w:rsidP="007204F7">
            <w:pPr>
              <w:spacing w:after="120"/>
              <w:rPr>
                <w:rFonts w:cs="Arial"/>
                <w:b/>
              </w:rPr>
            </w:pPr>
            <w:r w:rsidRPr="007204F7">
              <w:rPr>
                <w:rFonts w:cs="Arial"/>
                <w:b/>
              </w:rPr>
              <w:t>NOMBRE DEL COMPONENTE FORMATIVO</w:t>
            </w:r>
          </w:p>
        </w:tc>
        <w:tc>
          <w:tcPr>
            <w:tcW w:w="6565" w:type="dxa"/>
            <w:gridSpan w:val="3"/>
            <w:shd w:val="clear" w:color="auto" w:fill="EDF2F8"/>
            <w:vAlign w:val="center"/>
          </w:tcPr>
          <w:p w14:paraId="15362F7F" w14:textId="6B80E0C3" w:rsidR="00826EA7" w:rsidRPr="007204F7" w:rsidRDefault="007204F7" w:rsidP="007204F7">
            <w:pPr>
              <w:spacing w:after="120"/>
              <w:rPr>
                <w:rFonts w:cs="Arial"/>
                <w:b/>
                <w:bCs/>
              </w:rPr>
            </w:pPr>
            <w:r w:rsidRPr="007204F7">
              <w:rPr>
                <w:rFonts w:cs="Arial"/>
                <w:bCs/>
              </w:rPr>
              <w:t>Informe de control de inventarios</w:t>
            </w:r>
          </w:p>
        </w:tc>
      </w:tr>
      <w:tr w:rsidR="000E2FA1" w:rsidRPr="007204F7" w14:paraId="38B4CDE2" w14:textId="77777777">
        <w:trPr>
          <w:trHeight w:val="340"/>
        </w:trPr>
        <w:tc>
          <w:tcPr>
            <w:tcW w:w="3397" w:type="dxa"/>
            <w:gridSpan w:val="2"/>
            <w:shd w:val="clear" w:color="auto" w:fill="EDF2F8"/>
            <w:vAlign w:val="center"/>
          </w:tcPr>
          <w:p w14:paraId="64BC6DEE" w14:textId="77777777" w:rsidR="00826EA7" w:rsidRPr="007204F7" w:rsidRDefault="0036653B" w:rsidP="007204F7">
            <w:pPr>
              <w:spacing w:after="120"/>
              <w:rPr>
                <w:rFonts w:cs="Arial"/>
                <w:b/>
              </w:rPr>
            </w:pPr>
            <w:r w:rsidRPr="007204F7">
              <w:rPr>
                <w:rFonts w:cs="Arial"/>
                <w:b/>
              </w:rPr>
              <w:t>BREVE DESCRIPCIÓN</w:t>
            </w:r>
          </w:p>
        </w:tc>
        <w:tc>
          <w:tcPr>
            <w:tcW w:w="6565" w:type="dxa"/>
            <w:gridSpan w:val="3"/>
            <w:shd w:val="clear" w:color="auto" w:fill="EDF2F8"/>
            <w:vAlign w:val="center"/>
          </w:tcPr>
          <w:p w14:paraId="2BD22A7D" w14:textId="38E1B0FA" w:rsidR="00826EA7" w:rsidRPr="007204F7" w:rsidRDefault="006A48AA" w:rsidP="007204F7">
            <w:pPr>
              <w:spacing w:after="120"/>
              <w:rPr>
                <w:rFonts w:cs="Arial"/>
              </w:rPr>
            </w:pPr>
            <w:r w:rsidRPr="007204F7">
              <w:rPr>
                <w:rFonts w:eastAsia="Cambria Math" w:cs="Arial"/>
              </w:rPr>
              <w:t>En este componente formativo se abordan los conocimientos de la competencia</w:t>
            </w:r>
            <w:r w:rsidR="00700389" w:rsidRPr="007204F7">
              <w:rPr>
                <w:rFonts w:eastAsia="Cambria Math" w:cs="Arial"/>
              </w:rPr>
              <w:t xml:space="preserve"> </w:t>
            </w:r>
            <w:ins w:id="0" w:author="JHON JAIRO RODRIGUEZ PEREZ" w:date="2022-06-10T14:58:00Z">
              <w:r w:rsidR="004C7319">
                <w:rPr>
                  <w:rFonts w:eastAsia="Cambria Math" w:cs="Arial"/>
                </w:rPr>
                <w:t>“</w:t>
              </w:r>
            </w:ins>
            <w:r w:rsidR="00700389" w:rsidRPr="007204F7">
              <w:rPr>
                <w:rFonts w:eastAsia="Cambria Math" w:cs="Arial"/>
              </w:rPr>
              <w:t>Controlar los inventarios según indicadores y métodos</w:t>
            </w:r>
            <w:ins w:id="1" w:author="JHON JAIRO RODRIGUEZ PEREZ" w:date="2022-06-10T14:58:00Z">
              <w:r w:rsidR="004C7319">
                <w:rPr>
                  <w:rFonts w:eastAsia="Cambria Math" w:cs="Arial"/>
                </w:rPr>
                <w:t>”</w:t>
              </w:r>
            </w:ins>
            <w:r w:rsidR="00700389" w:rsidRPr="007204F7">
              <w:rPr>
                <w:rFonts w:eastAsia="Cambria Math" w:cs="Arial"/>
              </w:rPr>
              <w:t xml:space="preserve">, con el fin de que los aprendices reconozcan cada una de las herramientas </w:t>
            </w:r>
            <w:r w:rsidR="005F7312" w:rsidRPr="007204F7">
              <w:rPr>
                <w:rFonts w:eastAsia="Cambria Math" w:cs="Arial"/>
              </w:rPr>
              <w:t xml:space="preserve">y mecanismos de control establecidos por el establecimiento farmacéutico </w:t>
            </w:r>
            <w:del w:id="2" w:author="JHON JAIRO RODRIGUEZ PEREZ" w:date="2022-06-10T14:58:00Z">
              <w:r w:rsidR="00700389" w:rsidRPr="007204F7" w:rsidDel="004C7319">
                <w:rPr>
                  <w:rFonts w:eastAsia="Cambria Math" w:cs="Arial"/>
                </w:rPr>
                <w:delText xml:space="preserve">que </w:delText>
              </w:r>
            </w:del>
            <w:ins w:id="3" w:author="JHON JAIRO RODRIGUEZ PEREZ" w:date="2022-06-10T14:58:00Z">
              <w:r w:rsidR="004C7319">
                <w:rPr>
                  <w:rFonts w:eastAsia="Cambria Math" w:cs="Arial"/>
                </w:rPr>
                <w:t>y de ta</w:t>
              </w:r>
            </w:ins>
            <w:ins w:id="4" w:author="JHON JAIRO RODRIGUEZ PEREZ" w:date="2022-06-10T14:59:00Z">
              <w:r w:rsidR="004C7319">
                <w:rPr>
                  <w:rFonts w:eastAsia="Cambria Math" w:cs="Arial"/>
                </w:rPr>
                <w:t>l forma</w:t>
              </w:r>
            </w:ins>
            <w:del w:id="5" w:author="JHON JAIRO RODRIGUEZ PEREZ" w:date="2022-06-10T14:59:00Z">
              <w:r w:rsidR="00EF76D8" w:rsidRPr="007204F7" w:rsidDel="004C7319">
                <w:rPr>
                  <w:rFonts w:eastAsia="Cambria Math" w:cs="Arial"/>
                </w:rPr>
                <w:delText>así</w:delText>
              </w:r>
            </w:del>
            <w:r w:rsidR="00EF76D8" w:rsidRPr="007204F7">
              <w:rPr>
                <w:rFonts w:eastAsia="Cambria Math" w:cs="Arial"/>
              </w:rPr>
              <w:t xml:space="preserve"> puedan</w:t>
            </w:r>
            <w:r w:rsidR="00700389" w:rsidRPr="007204F7">
              <w:rPr>
                <w:rFonts w:eastAsia="Cambria Math" w:cs="Arial"/>
              </w:rPr>
              <w:t xml:space="preserve"> realizar de manera eficaz el seguimiento al inventario</w:t>
            </w:r>
            <w:r w:rsidR="005F7312" w:rsidRPr="007204F7">
              <w:rPr>
                <w:rFonts w:eastAsia="Cambria Math" w:cs="Arial"/>
              </w:rPr>
              <w:t>.</w:t>
            </w:r>
            <w:r w:rsidRPr="007204F7">
              <w:rPr>
                <w:rFonts w:eastAsia="Cambria Math" w:cs="Arial"/>
              </w:rPr>
              <w:t xml:space="preserve"> </w:t>
            </w:r>
          </w:p>
        </w:tc>
      </w:tr>
      <w:tr w:rsidR="000E2FA1" w:rsidRPr="007204F7" w14:paraId="075C4682" w14:textId="77777777">
        <w:trPr>
          <w:trHeight w:val="340"/>
        </w:trPr>
        <w:tc>
          <w:tcPr>
            <w:tcW w:w="3397" w:type="dxa"/>
            <w:gridSpan w:val="2"/>
            <w:shd w:val="clear" w:color="auto" w:fill="EDF2F8"/>
            <w:vAlign w:val="center"/>
          </w:tcPr>
          <w:p w14:paraId="0B4B3417" w14:textId="77777777" w:rsidR="00826EA7" w:rsidRPr="007204F7" w:rsidRDefault="0036653B" w:rsidP="007204F7">
            <w:pPr>
              <w:spacing w:after="120"/>
              <w:rPr>
                <w:rFonts w:cs="Arial"/>
                <w:b/>
              </w:rPr>
            </w:pPr>
            <w:r w:rsidRPr="007204F7">
              <w:rPr>
                <w:rFonts w:cs="Arial"/>
                <w:b/>
              </w:rPr>
              <w:t>PALABRAS CLAVE</w:t>
            </w:r>
          </w:p>
        </w:tc>
        <w:tc>
          <w:tcPr>
            <w:tcW w:w="6565" w:type="dxa"/>
            <w:gridSpan w:val="3"/>
            <w:shd w:val="clear" w:color="auto" w:fill="EDF2F8"/>
            <w:vAlign w:val="center"/>
          </w:tcPr>
          <w:p w14:paraId="5F1A19CA" w14:textId="57E0B77D" w:rsidR="00826EA7" w:rsidRPr="007204F7" w:rsidRDefault="005F7312" w:rsidP="007204F7">
            <w:pPr>
              <w:spacing w:after="120"/>
              <w:rPr>
                <w:rFonts w:cs="Arial"/>
                <w:b/>
                <w:bCs/>
              </w:rPr>
            </w:pPr>
            <w:r w:rsidRPr="007204F7">
              <w:rPr>
                <w:rFonts w:cs="Arial"/>
                <w:bCs/>
              </w:rPr>
              <w:t xml:space="preserve">Empresa, </w:t>
            </w:r>
            <w:ins w:id="6" w:author="JHON JAIRO RODRIGUEZ PEREZ" w:date="2022-06-10T14:59:00Z">
              <w:r w:rsidR="004C7319">
                <w:rPr>
                  <w:rFonts w:cs="Arial"/>
                  <w:bCs/>
                </w:rPr>
                <w:t>h</w:t>
              </w:r>
            </w:ins>
            <w:del w:id="7" w:author="JHON JAIRO RODRIGUEZ PEREZ" w:date="2022-06-10T14:59:00Z">
              <w:r w:rsidRPr="007204F7" w:rsidDel="004C7319">
                <w:rPr>
                  <w:rFonts w:cs="Arial"/>
                  <w:bCs/>
                </w:rPr>
                <w:delText>H</w:delText>
              </w:r>
            </w:del>
            <w:r w:rsidRPr="007204F7">
              <w:rPr>
                <w:rFonts w:cs="Arial"/>
                <w:bCs/>
              </w:rPr>
              <w:t xml:space="preserve">erramientas, IVA, </w:t>
            </w:r>
            <w:del w:id="8" w:author="JHON JAIRO RODRIGUEZ PEREZ" w:date="2022-06-10T14:59:00Z">
              <w:r w:rsidR="00B03DA0" w:rsidRPr="007204F7" w:rsidDel="004C7319">
                <w:rPr>
                  <w:rFonts w:cs="Arial"/>
                  <w:bCs/>
                </w:rPr>
                <w:delText>R</w:delText>
              </w:r>
            </w:del>
            <w:ins w:id="9" w:author="JHON JAIRO RODRIGUEZ PEREZ" w:date="2022-06-10T14:59:00Z">
              <w:r w:rsidR="004C7319">
                <w:rPr>
                  <w:rFonts w:cs="Arial"/>
                  <w:bCs/>
                </w:rPr>
                <w:t>r</w:t>
              </w:r>
            </w:ins>
            <w:r w:rsidR="00B03DA0" w:rsidRPr="007204F7">
              <w:rPr>
                <w:rFonts w:cs="Arial"/>
                <w:bCs/>
              </w:rPr>
              <w:t xml:space="preserve">ecolección información, </w:t>
            </w:r>
            <w:ins w:id="10" w:author="JHON JAIRO RODRIGUEZ PEREZ" w:date="2022-06-10T14:59:00Z">
              <w:r w:rsidR="004C7319">
                <w:rPr>
                  <w:rFonts w:cs="Arial"/>
                  <w:bCs/>
                </w:rPr>
                <w:t>r</w:t>
              </w:r>
            </w:ins>
            <w:del w:id="11" w:author="JHON JAIRO RODRIGUEZ PEREZ" w:date="2022-06-10T14:59:00Z">
              <w:r w:rsidRPr="007204F7" w:rsidDel="004C7319">
                <w:rPr>
                  <w:rFonts w:cs="Arial"/>
                  <w:bCs/>
                </w:rPr>
                <w:delText>R</w:delText>
              </w:r>
            </w:del>
            <w:r w:rsidRPr="007204F7">
              <w:rPr>
                <w:rFonts w:cs="Arial"/>
                <w:bCs/>
              </w:rPr>
              <w:t>egistro.</w:t>
            </w:r>
          </w:p>
        </w:tc>
      </w:tr>
      <w:tr w:rsidR="000E2FA1" w:rsidRPr="007204F7" w14:paraId="088E0624" w14:textId="77777777" w:rsidTr="007204F7">
        <w:trPr>
          <w:trHeight w:val="427"/>
        </w:trPr>
        <w:tc>
          <w:tcPr>
            <w:tcW w:w="3397" w:type="dxa"/>
            <w:gridSpan w:val="2"/>
            <w:shd w:val="clear" w:color="auto" w:fill="EDF2F8"/>
            <w:vAlign w:val="center"/>
          </w:tcPr>
          <w:p w14:paraId="7A09A0D2" w14:textId="77777777" w:rsidR="00826EA7" w:rsidRPr="007204F7" w:rsidRDefault="0036653B" w:rsidP="007204F7">
            <w:pPr>
              <w:spacing w:after="120"/>
              <w:rPr>
                <w:rFonts w:cs="Arial"/>
                <w:b/>
              </w:rPr>
            </w:pPr>
            <w:r w:rsidRPr="007204F7">
              <w:rPr>
                <w:rFonts w:cs="Arial"/>
                <w:b/>
              </w:rPr>
              <w:t>ÁREA OCUPACIONAL</w:t>
            </w:r>
          </w:p>
        </w:tc>
        <w:tc>
          <w:tcPr>
            <w:tcW w:w="6565" w:type="dxa"/>
            <w:gridSpan w:val="3"/>
            <w:shd w:val="clear" w:color="auto" w:fill="EDF2F8"/>
            <w:vAlign w:val="center"/>
          </w:tcPr>
          <w:p w14:paraId="5F7E3A43" w14:textId="18B91093" w:rsidR="00826EA7" w:rsidRPr="007204F7" w:rsidRDefault="0036653B" w:rsidP="007204F7">
            <w:pPr>
              <w:spacing w:after="120"/>
              <w:rPr>
                <w:rFonts w:cs="Arial"/>
                <w:b/>
                <w:bCs/>
              </w:rPr>
            </w:pPr>
            <w:r w:rsidRPr="007204F7">
              <w:rPr>
                <w:rFonts w:cs="Arial"/>
                <w:bCs/>
              </w:rPr>
              <w:t xml:space="preserve">3 </w:t>
            </w:r>
            <w:del w:id="12" w:author="JHON JAIRO RODRIGUEZ PEREZ" w:date="2022-06-10T14:59:00Z">
              <w:r w:rsidRPr="007204F7" w:rsidDel="004C7319">
                <w:rPr>
                  <w:rFonts w:cs="Arial"/>
                  <w:bCs/>
                </w:rPr>
                <w:delText>-</w:delText>
              </w:r>
            </w:del>
            <w:ins w:id="13" w:author="JHON JAIRO RODRIGUEZ PEREZ" w:date="2022-06-10T14:59:00Z">
              <w:r w:rsidR="004C7319">
                <w:rPr>
                  <w:rFonts w:cs="Arial"/>
                  <w:bCs/>
                </w:rPr>
                <w:t>–</w:t>
              </w:r>
            </w:ins>
            <w:r w:rsidRPr="007204F7">
              <w:rPr>
                <w:rFonts w:cs="Arial"/>
                <w:bCs/>
              </w:rPr>
              <w:t xml:space="preserve"> SALUD</w:t>
            </w:r>
          </w:p>
        </w:tc>
      </w:tr>
      <w:tr w:rsidR="000E2FA1" w:rsidRPr="007204F7" w14:paraId="37AFB5B0" w14:textId="77777777">
        <w:trPr>
          <w:trHeight w:val="465"/>
        </w:trPr>
        <w:tc>
          <w:tcPr>
            <w:tcW w:w="3397" w:type="dxa"/>
            <w:gridSpan w:val="2"/>
            <w:shd w:val="clear" w:color="auto" w:fill="EDF2F8"/>
            <w:vAlign w:val="center"/>
          </w:tcPr>
          <w:p w14:paraId="4B8E58D6" w14:textId="77777777" w:rsidR="00826EA7" w:rsidRPr="007204F7" w:rsidRDefault="0036653B" w:rsidP="007204F7">
            <w:pPr>
              <w:spacing w:after="120"/>
              <w:rPr>
                <w:rFonts w:cs="Arial"/>
                <w:b/>
              </w:rPr>
            </w:pPr>
            <w:r w:rsidRPr="007204F7">
              <w:rPr>
                <w:rFonts w:cs="Arial"/>
                <w:b/>
              </w:rPr>
              <w:t>IDIOMA</w:t>
            </w:r>
          </w:p>
        </w:tc>
        <w:tc>
          <w:tcPr>
            <w:tcW w:w="6565" w:type="dxa"/>
            <w:gridSpan w:val="3"/>
            <w:shd w:val="clear" w:color="auto" w:fill="EDF2F8"/>
            <w:vAlign w:val="center"/>
          </w:tcPr>
          <w:p w14:paraId="2EF2E7B4" w14:textId="77777777" w:rsidR="00826EA7" w:rsidRPr="007204F7" w:rsidRDefault="00A67209" w:rsidP="007204F7">
            <w:pPr>
              <w:spacing w:after="120"/>
              <w:rPr>
                <w:rFonts w:cs="Arial"/>
                <w:b/>
                <w:bCs/>
              </w:rPr>
            </w:pPr>
            <w:r w:rsidRPr="007204F7">
              <w:rPr>
                <w:rFonts w:cs="Arial"/>
                <w:bCs/>
              </w:rPr>
              <w:t>Español</w:t>
            </w:r>
          </w:p>
        </w:tc>
      </w:tr>
    </w:tbl>
    <w:p w14:paraId="6AD9FDD9" w14:textId="77777777" w:rsidR="00826EA7" w:rsidRPr="007204F7" w:rsidRDefault="00826EA7" w:rsidP="007204F7">
      <w:pPr>
        <w:spacing w:after="120"/>
        <w:rPr>
          <w:rFonts w:cs="Arial"/>
        </w:rPr>
      </w:pPr>
    </w:p>
    <w:p w14:paraId="47EC50AA" w14:textId="77777777" w:rsidR="00826EA7" w:rsidRPr="007204F7" w:rsidRDefault="00826EA7" w:rsidP="007204F7">
      <w:pPr>
        <w:spacing w:after="120"/>
        <w:rPr>
          <w:rFonts w:cs="Arial"/>
        </w:rPr>
      </w:pPr>
    </w:p>
    <w:p w14:paraId="444C96F0" w14:textId="77777777" w:rsidR="001C38DE" w:rsidRDefault="0036653B" w:rsidP="007204F7">
      <w:pPr>
        <w:numPr>
          <w:ilvl w:val="0"/>
          <w:numId w:val="1"/>
        </w:numPr>
        <w:pBdr>
          <w:top w:val="nil"/>
          <w:left w:val="nil"/>
          <w:bottom w:val="nil"/>
          <w:right w:val="nil"/>
          <w:between w:val="nil"/>
        </w:pBdr>
        <w:spacing w:after="120"/>
        <w:ind w:left="284" w:hanging="284"/>
        <w:rPr>
          <w:rFonts w:cs="Arial"/>
          <w:b/>
        </w:rPr>
      </w:pPr>
      <w:r w:rsidRPr="007204F7">
        <w:rPr>
          <w:rFonts w:cs="Arial"/>
          <w:b/>
        </w:rPr>
        <w:t xml:space="preserve">TABLA DE CONTENIDOS: </w:t>
      </w:r>
      <w:bookmarkStart w:id="14" w:name="_Hlk81240873"/>
    </w:p>
    <w:p w14:paraId="68F868EF" w14:textId="77777777" w:rsidR="007204F7" w:rsidRDefault="007204F7" w:rsidP="007204F7">
      <w:pPr>
        <w:pBdr>
          <w:top w:val="nil"/>
          <w:left w:val="nil"/>
          <w:bottom w:val="nil"/>
          <w:right w:val="nil"/>
          <w:between w:val="nil"/>
        </w:pBdr>
        <w:spacing w:after="120"/>
        <w:rPr>
          <w:rFonts w:cs="Arial"/>
          <w:b/>
        </w:rPr>
      </w:pPr>
    </w:p>
    <w:p w14:paraId="0AF295F5" w14:textId="7C6E4956" w:rsidR="007204F7" w:rsidRPr="007204F7" w:rsidRDefault="007204F7" w:rsidP="009777A5">
      <w:pPr>
        <w:pBdr>
          <w:top w:val="nil"/>
          <w:left w:val="nil"/>
          <w:bottom w:val="nil"/>
          <w:right w:val="nil"/>
          <w:between w:val="nil"/>
        </w:pBdr>
        <w:spacing w:after="120"/>
        <w:outlineLvl w:val="0"/>
        <w:rPr>
          <w:rFonts w:cs="Arial"/>
          <w:b/>
        </w:rPr>
      </w:pPr>
      <w:r>
        <w:rPr>
          <w:rFonts w:cs="Arial"/>
          <w:b/>
        </w:rPr>
        <w:t>Introducción</w:t>
      </w:r>
    </w:p>
    <w:p w14:paraId="1DB9FD6A" w14:textId="5A0BF9D8" w:rsidR="00942D3D" w:rsidRPr="007204F7" w:rsidRDefault="001C38DE" w:rsidP="009777A5">
      <w:pPr>
        <w:pBdr>
          <w:top w:val="nil"/>
          <w:left w:val="nil"/>
          <w:bottom w:val="nil"/>
          <w:right w:val="nil"/>
          <w:between w:val="nil"/>
        </w:pBdr>
        <w:spacing w:after="120"/>
        <w:outlineLvl w:val="0"/>
        <w:rPr>
          <w:rFonts w:cs="Arial"/>
          <w:b/>
        </w:rPr>
      </w:pPr>
      <w:r w:rsidRPr="007204F7">
        <w:rPr>
          <w:rFonts w:cs="Arial"/>
          <w:b/>
        </w:rPr>
        <w:t xml:space="preserve">1. </w:t>
      </w:r>
      <w:r w:rsidR="00942D3D" w:rsidRPr="007204F7">
        <w:rPr>
          <w:rFonts w:cs="Arial"/>
          <w:b/>
        </w:rPr>
        <w:t>Promesa del cliente</w:t>
      </w:r>
    </w:p>
    <w:p w14:paraId="3929A2D5" w14:textId="6FDE7E8D" w:rsidR="00942D3D" w:rsidRPr="007204F7" w:rsidRDefault="00942D3D" w:rsidP="009777A5">
      <w:pPr>
        <w:spacing w:after="120"/>
        <w:outlineLvl w:val="0"/>
        <w:rPr>
          <w:rFonts w:cs="Arial"/>
          <w:b/>
          <w:bCs/>
        </w:rPr>
      </w:pPr>
      <w:r w:rsidRPr="007204F7">
        <w:rPr>
          <w:rFonts w:cs="Arial"/>
          <w:b/>
          <w:bCs/>
        </w:rPr>
        <w:t>2.</w:t>
      </w:r>
      <w:r w:rsidR="001C38DE" w:rsidRPr="007204F7">
        <w:rPr>
          <w:rFonts w:cs="Arial"/>
          <w:b/>
          <w:bCs/>
        </w:rPr>
        <w:t xml:space="preserve"> </w:t>
      </w:r>
      <w:r w:rsidRPr="007204F7">
        <w:rPr>
          <w:rFonts w:cs="Arial"/>
          <w:b/>
          <w:bCs/>
        </w:rPr>
        <w:t>Contabilidad básica</w:t>
      </w:r>
    </w:p>
    <w:p w14:paraId="3CC7710D" w14:textId="6AB4DFF8" w:rsidR="00EC6FE0" w:rsidRPr="007204F7" w:rsidRDefault="00EC6FE0" w:rsidP="009777A5">
      <w:pPr>
        <w:spacing w:after="120"/>
        <w:outlineLvl w:val="0"/>
        <w:rPr>
          <w:rFonts w:cs="Arial"/>
        </w:rPr>
      </w:pPr>
      <w:r w:rsidRPr="007204F7">
        <w:rPr>
          <w:rFonts w:cs="Arial"/>
          <w:b/>
          <w:bCs/>
        </w:rPr>
        <w:t xml:space="preserve">3. Estadística </w:t>
      </w:r>
    </w:p>
    <w:p w14:paraId="66FA848D" w14:textId="203A1904" w:rsidR="00EC6FE0" w:rsidRPr="007204F7" w:rsidRDefault="00EC6FE0" w:rsidP="007204F7">
      <w:pPr>
        <w:spacing w:after="120"/>
        <w:rPr>
          <w:rFonts w:cs="Arial"/>
        </w:rPr>
      </w:pPr>
      <w:r w:rsidRPr="007204F7">
        <w:rPr>
          <w:rFonts w:cs="Arial"/>
        </w:rPr>
        <w:t>3.1</w:t>
      </w:r>
      <w:r w:rsidR="001C38DE" w:rsidRPr="007204F7">
        <w:rPr>
          <w:rFonts w:cs="Arial"/>
        </w:rPr>
        <w:t xml:space="preserve">. </w:t>
      </w:r>
      <w:r w:rsidRPr="007204F7">
        <w:rPr>
          <w:rFonts w:cs="Arial"/>
        </w:rPr>
        <w:t>Bioestadística</w:t>
      </w:r>
    </w:p>
    <w:p w14:paraId="24D89BF5" w14:textId="00DFEB2B" w:rsidR="00EC6FE0" w:rsidRPr="007204F7" w:rsidRDefault="00EC6FE0" w:rsidP="007204F7">
      <w:pPr>
        <w:spacing w:after="120"/>
        <w:rPr>
          <w:rFonts w:cs="Arial"/>
        </w:rPr>
      </w:pPr>
      <w:r w:rsidRPr="007204F7">
        <w:rPr>
          <w:rFonts w:cs="Arial"/>
        </w:rPr>
        <w:t>3.2</w:t>
      </w:r>
      <w:r w:rsidR="001C38DE" w:rsidRPr="007204F7">
        <w:rPr>
          <w:rFonts w:cs="Arial"/>
        </w:rPr>
        <w:t>.</w:t>
      </w:r>
      <w:r w:rsidRPr="007204F7">
        <w:rPr>
          <w:rFonts w:cs="Arial"/>
        </w:rPr>
        <w:t xml:space="preserve"> Clasificación de la estadística </w:t>
      </w:r>
    </w:p>
    <w:p w14:paraId="7AA8AC60" w14:textId="25C13A22" w:rsidR="00EC6FE0" w:rsidRPr="007204F7" w:rsidRDefault="00EC6FE0" w:rsidP="007204F7">
      <w:pPr>
        <w:spacing w:after="120"/>
        <w:rPr>
          <w:rFonts w:cs="Arial"/>
        </w:rPr>
      </w:pPr>
      <w:r w:rsidRPr="007204F7">
        <w:rPr>
          <w:rFonts w:cs="Arial"/>
        </w:rPr>
        <w:t>3.3</w:t>
      </w:r>
      <w:r w:rsidR="001C38DE" w:rsidRPr="007204F7">
        <w:rPr>
          <w:rFonts w:cs="Arial"/>
        </w:rPr>
        <w:t>.</w:t>
      </w:r>
      <w:r w:rsidRPr="007204F7">
        <w:rPr>
          <w:rFonts w:cs="Arial"/>
        </w:rPr>
        <w:t xml:space="preserve"> Conceptos básicos de estadística</w:t>
      </w:r>
    </w:p>
    <w:p w14:paraId="41624E23" w14:textId="00CF24BE" w:rsidR="00EC6FE0" w:rsidRPr="007204F7" w:rsidRDefault="001C38DE" w:rsidP="007204F7">
      <w:pPr>
        <w:spacing w:after="120"/>
        <w:rPr>
          <w:rFonts w:cs="Arial"/>
        </w:rPr>
      </w:pPr>
      <w:r w:rsidRPr="007204F7">
        <w:rPr>
          <w:rFonts w:cs="Arial"/>
        </w:rPr>
        <w:t xml:space="preserve">3.4. </w:t>
      </w:r>
      <w:r w:rsidR="00EC6FE0" w:rsidRPr="007204F7">
        <w:rPr>
          <w:rFonts w:cs="Arial"/>
        </w:rPr>
        <w:t>Presentación de la información</w:t>
      </w:r>
    </w:p>
    <w:p w14:paraId="51B76280" w14:textId="60191422" w:rsidR="00EC6FE0" w:rsidRPr="007204F7" w:rsidRDefault="00582C04" w:rsidP="007204F7">
      <w:pPr>
        <w:spacing w:after="120"/>
        <w:rPr>
          <w:rFonts w:cs="Arial"/>
        </w:rPr>
      </w:pPr>
      <w:r w:rsidRPr="007204F7">
        <w:rPr>
          <w:rFonts w:cs="Arial"/>
        </w:rPr>
        <w:t xml:space="preserve">3.5. </w:t>
      </w:r>
      <w:r w:rsidR="00571F76" w:rsidRPr="007204F7">
        <w:rPr>
          <w:rFonts w:cs="Arial"/>
        </w:rPr>
        <w:t>G</w:t>
      </w:r>
      <w:r w:rsidR="00EC6FE0" w:rsidRPr="007204F7">
        <w:rPr>
          <w:rFonts w:cs="Arial"/>
        </w:rPr>
        <w:t xml:space="preserve">ráficos </w:t>
      </w:r>
    </w:p>
    <w:bookmarkEnd w:id="14"/>
    <w:p w14:paraId="36E0D150" w14:textId="77777777" w:rsidR="00C20175" w:rsidRDefault="00C20175" w:rsidP="007204F7">
      <w:pPr>
        <w:spacing w:after="120"/>
        <w:rPr>
          <w:rFonts w:cs="Arial"/>
        </w:rPr>
      </w:pPr>
    </w:p>
    <w:p w14:paraId="30C96B32" w14:textId="14E3FD89" w:rsidR="007204F7" w:rsidRPr="007204F7" w:rsidRDefault="007204F7" w:rsidP="007204F7">
      <w:pPr>
        <w:pStyle w:val="Prrafodelista"/>
        <w:numPr>
          <w:ilvl w:val="0"/>
          <w:numId w:val="1"/>
        </w:numPr>
        <w:pBdr>
          <w:top w:val="nil"/>
          <w:left w:val="nil"/>
          <w:bottom w:val="nil"/>
          <w:right w:val="nil"/>
          <w:between w:val="nil"/>
        </w:pBdr>
        <w:spacing w:after="120"/>
        <w:ind w:left="357" w:hanging="357"/>
        <w:rPr>
          <w:rFonts w:cs="Arial"/>
          <w:b/>
        </w:rPr>
      </w:pPr>
      <w:r w:rsidRPr="007204F7">
        <w:rPr>
          <w:rFonts w:cs="Arial"/>
          <w:b/>
        </w:rPr>
        <w:t>DESARROLLO DE CONTENIDOS</w:t>
      </w:r>
    </w:p>
    <w:p w14:paraId="5D44BB11" w14:textId="77777777" w:rsidR="007204F7" w:rsidRPr="007204F7" w:rsidRDefault="007204F7" w:rsidP="007204F7">
      <w:pPr>
        <w:spacing w:after="120"/>
        <w:rPr>
          <w:rFonts w:cs="Arial"/>
        </w:rPr>
      </w:pPr>
    </w:p>
    <w:p w14:paraId="69CAC64C" w14:textId="77777777" w:rsidR="00A67209" w:rsidRPr="007204F7" w:rsidRDefault="00A67209" w:rsidP="009777A5">
      <w:pPr>
        <w:pBdr>
          <w:top w:val="nil"/>
          <w:left w:val="nil"/>
          <w:bottom w:val="nil"/>
          <w:right w:val="nil"/>
          <w:between w:val="nil"/>
        </w:pBdr>
        <w:spacing w:after="120"/>
        <w:jc w:val="left"/>
        <w:outlineLvl w:val="0"/>
        <w:rPr>
          <w:rFonts w:cs="Arial"/>
          <w:b/>
        </w:rPr>
      </w:pPr>
      <w:r w:rsidRPr="007204F7">
        <w:rPr>
          <w:rFonts w:cs="Arial"/>
          <w:b/>
        </w:rPr>
        <w:t>Introducción</w:t>
      </w:r>
    </w:p>
    <w:p w14:paraId="051E8D9B" w14:textId="56DBB9E6" w:rsidR="00EC1BFB" w:rsidRPr="007204F7" w:rsidRDefault="000F06D5" w:rsidP="00101F2E">
      <w:pPr>
        <w:pBdr>
          <w:top w:val="nil"/>
          <w:left w:val="nil"/>
          <w:bottom w:val="nil"/>
          <w:right w:val="nil"/>
          <w:between w:val="nil"/>
        </w:pBdr>
        <w:spacing w:after="120"/>
        <w:rPr>
          <w:rFonts w:eastAsia="Cambria Math" w:cs="Arial"/>
        </w:rPr>
      </w:pPr>
      <w:commentRangeStart w:id="15"/>
      <w:commentRangeEnd w:id="15"/>
      <w:r w:rsidRPr="007204F7">
        <w:rPr>
          <w:rStyle w:val="Refdecomentario"/>
          <w:rFonts w:cs="Arial"/>
          <w:sz w:val="20"/>
          <w:szCs w:val="20"/>
        </w:rPr>
        <w:commentReference w:id="15"/>
      </w:r>
      <w:r w:rsidR="00C95A7C" w:rsidRPr="007204F7">
        <w:rPr>
          <w:rFonts w:eastAsia="Cambria Math" w:cs="Arial"/>
        </w:rPr>
        <w:t>El sistema de inventarios</w:t>
      </w:r>
      <w:del w:id="16" w:author="JHON JAIRO RODRIGUEZ PEREZ" w:date="2022-06-10T14:59:00Z">
        <w:r w:rsidR="00C000CD" w:rsidRPr="007204F7" w:rsidDel="004C7319">
          <w:rPr>
            <w:rFonts w:eastAsia="Cambria Math" w:cs="Arial"/>
          </w:rPr>
          <w:delText>,</w:delText>
        </w:r>
      </w:del>
      <w:r w:rsidR="00C95A7C" w:rsidRPr="007204F7">
        <w:rPr>
          <w:rFonts w:eastAsia="Cambria Math" w:cs="Arial"/>
        </w:rPr>
        <w:t xml:space="preserve"> dentro de un establecimiento o servicio farmacéutico </w:t>
      </w:r>
      <w:r w:rsidR="00EC1BFB" w:rsidRPr="007204F7">
        <w:rPr>
          <w:rFonts w:eastAsia="Cambria Math" w:cs="Arial"/>
        </w:rPr>
        <w:t>es de vital importancia para el sostenimiento de este</w:t>
      </w:r>
      <w:r w:rsidR="00C000CD" w:rsidRPr="007204F7">
        <w:rPr>
          <w:rFonts w:eastAsia="Cambria Math" w:cs="Arial"/>
        </w:rPr>
        <w:t>,</w:t>
      </w:r>
      <w:r w:rsidR="00EC1BFB" w:rsidRPr="007204F7">
        <w:rPr>
          <w:rFonts w:eastAsia="Cambria Math" w:cs="Arial"/>
        </w:rPr>
        <w:t xml:space="preserve"> </w:t>
      </w:r>
      <w:ins w:id="17" w:author="JHON JAIRO RODRIGUEZ PEREZ" w:date="2022-06-10T15:03:00Z">
        <w:r w:rsidR="004C7319">
          <w:rPr>
            <w:rFonts w:eastAsia="Cambria Math" w:cs="Arial"/>
          </w:rPr>
          <w:t xml:space="preserve">y </w:t>
        </w:r>
      </w:ins>
      <w:r w:rsidR="00B16C7E" w:rsidRPr="007204F7">
        <w:rPr>
          <w:rFonts w:eastAsia="Cambria Math" w:cs="Arial"/>
        </w:rPr>
        <w:t xml:space="preserve">también </w:t>
      </w:r>
      <w:ins w:id="18" w:author="JHON JAIRO RODRIGUEZ PEREZ" w:date="2022-06-10T15:04:00Z">
        <w:r w:rsidR="004C7319">
          <w:rPr>
            <w:rFonts w:eastAsia="Cambria Math" w:cs="Arial"/>
          </w:rPr>
          <w:t>permit</w:t>
        </w:r>
      </w:ins>
      <w:ins w:id="19" w:author="JHON JAIRO RODRIGUEZ PEREZ" w:date="2022-06-10T15:07:00Z">
        <w:r w:rsidR="004C7319">
          <w:rPr>
            <w:rFonts w:eastAsia="Cambria Math" w:cs="Arial"/>
          </w:rPr>
          <w:t>e</w:t>
        </w:r>
      </w:ins>
      <w:ins w:id="20" w:author="JHON JAIRO RODRIGUEZ PEREZ" w:date="2022-06-10T14:59:00Z">
        <w:r w:rsidR="004C7319">
          <w:rPr>
            <w:rFonts w:eastAsia="Cambria Math" w:cs="Arial"/>
          </w:rPr>
          <w:t xml:space="preserve"> </w:t>
        </w:r>
      </w:ins>
      <w:r w:rsidR="00EC1BFB" w:rsidRPr="007204F7">
        <w:rPr>
          <w:rFonts w:eastAsia="Cambria Math" w:cs="Arial"/>
        </w:rPr>
        <w:t>da</w:t>
      </w:r>
      <w:ins w:id="21" w:author="JHON JAIRO RODRIGUEZ PEREZ" w:date="2022-06-10T15:04:00Z">
        <w:r w:rsidR="004C7319">
          <w:rPr>
            <w:rFonts w:eastAsia="Cambria Math" w:cs="Arial"/>
          </w:rPr>
          <w:t>r</w:t>
        </w:r>
      </w:ins>
      <w:del w:id="22" w:author="JHON JAIRO RODRIGUEZ PEREZ" w:date="2022-06-10T15:00:00Z">
        <w:r w:rsidR="00EC1BFB" w:rsidRPr="007204F7" w:rsidDel="004C7319">
          <w:rPr>
            <w:rFonts w:eastAsia="Cambria Math" w:cs="Arial"/>
          </w:rPr>
          <w:delText>r</w:delText>
        </w:r>
      </w:del>
      <w:r w:rsidR="00EC1BFB" w:rsidRPr="007204F7">
        <w:rPr>
          <w:rFonts w:eastAsia="Cambria Math" w:cs="Arial"/>
        </w:rPr>
        <w:t xml:space="preserve"> cumplimiento a los indicadores de gestión, por lo </w:t>
      </w:r>
      <w:r w:rsidR="00B16C7E" w:rsidRPr="007204F7">
        <w:rPr>
          <w:rFonts w:eastAsia="Cambria Math" w:cs="Arial"/>
        </w:rPr>
        <w:t xml:space="preserve">que </w:t>
      </w:r>
      <w:r w:rsidR="00EC1BFB" w:rsidRPr="007204F7">
        <w:rPr>
          <w:rFonts w:eastAsia="Cambria Math" w:cs="Arial"/>
        </w:rPr>
        <w:t xml:space="preserve">se debe realizar un </w:t>
      </w:r>
      <w:r w:rsidR="00571F76" w:rsidRPr="007204F7">
        <w:rPr>
          <w:rFonts w:cs="Arial"/>
          <w:noProof/>
          <w:lang w:val="en-US" w:eastAsia="en-US"/>
        </w:rPr>
        <w:drawing>
          <wp:anchor distT="0" distB="0" distL="114300" distR="114300" simplePos="0" relativeHeight="251658249" behindDoc="0" locked="0" layoutInCell="1" allowOverlap="1" wp14:anchorId="2769C57A" wp14:editId="74B95FCE">
            <wp:simplePos x="0" y="0"/>
            <wp:positionH relativeFrom="margin">
              <wp:posOffset>0</wp:posOffset>
            </wp:positionH>
            <wp:positionV relativeFrom="paragraph">
              <wp:posOffset>325</wp:posOffset>
            </wp:positionV>
            <wp:extent cx="2051685" cy="1151890"/>
            <wp:effectExtent l="0" t="0" r="5715" b="0"/>
            <wp:wrapSquare wrapText="bothSides"/>
            <wp:docPr id="48" name="Imagen 48" descr="Hermosa joven empresaria asiática inteligente, dueña de una mujer de negocios que comprueba su producto en stock Foto gr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rmosa joven empresaria asiática inteligente, dueña de una mujer de negocios que comprueba su producto en stock Foto grati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51685" cy="1151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1BFB" w:rsidRPr="007204F7">
        <w:rPr>
          <w:rFonts w:eastAsia="Cambria Math" w:cs="Arial"/>
        </w:rPr>
        <w:t>seguimiento constante y periódico</w:t>
      </w:r>
      <w:r w:rsidR="00B16C7E" w:rsidRPr="007204F7">
        <w:rPr>
          <w:rFonts w:eastAsia="Cambria Math" w:cs="Arial"/>
        </w:rPr>
        <w:t>,</w:t>
      </w:r>
      <w:r w:rsidR="00EC1BFB" w:rsidRPr="007204F7">
        <w:rPr>
          <w:rFonts w:eastAsia="Cambria Math" w:cs="Arial"/>
        </w:rPr>
        <w:t xml:space="preserve"> teniendo en cuenta los mecanismos de control y herramientas como el sistema contable y estadísticas que permitan organizar, representar y analizar el estado actual del inventario.</w:t>
      </w:r>
    </w:p>
    <w:p w14:paraId="002B1B1A" w14:textId="148592F2" w:rsidR="00700389" w:rsidRPr="007204F7" w:rsidRDefault="00700389" w:rsidP="007204F7">
      <w:pPr>
        <w:pStyle w:val="Textoindependiente"/>
        <w:spacing w:after="120" w:line="276" w:lineRule="auto"/>
        <w:ind w:right="113"/>
        <w:rPr>
          <w:rFonts w:cs="Arial"/>
        </w:rPr>
      </w:pPr>
      <w:r w:rsidRPr="007204F7">
        <w:rPr>
          <w:rFonts w:eastAsia="Yu Mincho Light" w:cs="Arial"/>
        </w:rPr>
        <w:t>Es así como l</w:t>
      </w:r>
      <w:r w:rsidR="0010764B" w:rsidRPr="007204F7">
        <w:rPr>
          <w:rFonts w:eastAsia="Yu Mincho Light" w:cs="Arial"/>
        </w:rPr>
        <w:t xml:space="preserve">a contabilidad permite </w:t>
      </w:r>
      <w:r w:rsidR="0010764B" w:rsidRPr="007204F7">
        <w:rPr>
          <w:rFonts w:cs="Arial"/>
        </w:rPr>
        <w:t>registrar, clasificar y sintetizar la información de manera significativa</w:t>
      </w:r>
      <w:r w:rsidR="00302D73" w:rsidRPr="007204F7">
        <w:rPr>
          <w:rFonts w:cs="Arial"/>
        </w:rPr>
        <w:t>,</w:t>
      </w:r>
      <w:r w:rsidR="0010764B" w:rsidRPr="007204F7">
        <w:rPr>
          <w:rFonts w:cs="Arial"/>
        </w:rPr>
        <w:t xml:space="preserve"> reflejando en dinero las acciones y las operaciones que </w:t>
      </w:r>
      <w:ins w:id="23" w:author="JHON JAIRO RODRIGUEZ PEREZ" w:date="2022-06-10T15:07:00Z">
        <w:r w:rsidR="004C7319">
          <w:rPr>
            <w:rFonts w:cs="Arial"/>
          </w:rPr>
          <w:t xml:space="preserve">se </w:t>
        </w:r>
      </w:ins>
      <w:r w:rsidR="0010764B" w:rsidRPr="007204F7">
        <w:rPr>
          <w:rFonts w:cs="Arial"/>
        </w:rPr>
        <w:t>tengan</w:t>
      </w:r>
      <w:r w:rsidR="008D64D6" w:rsidRPr="007204F7">
        <w:rPr>
          <w:rFonts w:cs="Arial"/>
        </w:rPr>
        <w:t>,</w:t>
      </w:r>
      <w:r w:rsidR="0010764B" w:rsidRPr="007204F7">
        <w:rPr>
          <w:rFonts w:cs="Arial"/>
        </w:rPr>
        <w:t xml:space="preserve"> así sea de forma parcial</w:t>
      </w:r>
      <w:r w:rsidR="008D64D6" w:rsidRPr="007204F7">
        <w:rPr>
          <w:rFonts w:cs="Arial"/>
        </w:rPr>
        <w:t>,</w:t>
      </w:r>
      <w:r w:rsidR="0010764B" w:rsidRPr="007204F7">
        <w:rPr>
          <w:rFonts w:cs="Arial"/>
        </w:rPr>
        <w:t xml:space="preserve"> </w:t>
      </w:r>
      <w:ins w:id="24" w:author="JHON JAIRO RODRIGUEZ PEREZ" w:date="2022-06-10T15:08:00Z">
        <w:r w:rsidR="00A92F7E">
          <w:rPr>
            <w:rFonts w:cs="Arial"/>
          </w:rPr>
          <w:t>co</w:t>
        </w:r>
      </w:ins>
      <w:ins w:id="25" w:author="JHON JAIRO RODRIGUEZ PEREZ" w:date="2022-06-10T15:09:00Z">
        <w:r w:rsidR="00A92F7E">
          <w:rPr>
            <w:rFonts w:cs="Arial"/>
          </w:rPr>
          <w:t xml:space="preserve">mo </w:t>
        </w:r>
      </w:ins>
      <w:r w:rsidR="0010764B" w:rsidRPr="007204F7">
        <w:rPr>
          <w:rFonts w:cs="Arial"/>
        </w:rPr>
        <w:t xml:space="preserve">características financieras y </w:t>
      </w:r>
      <w:del w:id="26" w:author="JHON JAIRO RODRIGUEZ PEREZ" w:date="2022-06-10T15:09:00Z">
        <w:r w:rsidR="0010764B" w:rsidRPr="007204F7" w:rsidDel="00A92F7E">
          <w:rPr>
            <w:rFonts w:cs="Arial"/>
          </w:rPr>
          <w:delText xml:space="preserve">de </w:delText>
        </w:r>
      </w:del>
      <w:ins w:id="27" w:author="JHON JAIRO RODRIGUEZ PEREZ" w:date="2022-06-10T15:09:00Z">
        <w:r w:rsidR="00A92F7E">
          <w:rPr>
            <w:rFonts w:cs="Arial"/>
          </w:rPr>
          <w:t>formas para</w:t>
        </w:r>
        <w:r w:rsidR="00A92F7E" w:rsidRPr="007204F7">
          <w:rPr>
            <w:rFonts w:cs="Arial"/>
          </w:rPr>
          <w:t xml:space="preserve"> </w:t>
        </w:r>
      </w:ins>
      <w:r w:rsidR="0010764B" w:rsidRPr="007204F7">
        <w:rPr>
          <w:rFonts w:cs="Arial"/>
        </w:rPr>
        <w:t>interpretar sus</w:t>
      </w:r>
      <w:r w:rsidR="0010764B" w:rsidRPr="007204F7">
        <w:rPr>
          <w:rFonts w:cs="Arial"/>
          <w:spacing w:val="-35"/>
        </w:rPr>
        <w:t xml:space="preserve"> </w:t>
      </w:r>
      <w:r w:rsidR="0010764B" w:rsidRPr="007204F7">
        <w:rPr>
          <w:rFonts w:cs="Arial"/>
        </w:rPr>
        <w:t>resultados</w:t>
      </w:r>
      <w:r w:rsidR="008D64D6" w:rsidRPr="007204F7">
        <w:rPr>
          <w:rFonts w:cs="Arial"/>
        </w:rPr>
        <w:t>;</w:t>
      </w:r>
      <w:r w:rsidRPr="007204F7">
        <w:rPr>
          <w:rFonts w:cs="Arial"/>
        </w:rPr>
        <w:t xml:space="preserve"> la estadística contribuye al procesamiento adecuado de los datos de manera que </w:t>
      </w:r>
      <w:r w:rsidR="001F2EAD" w:rsidRPr="007204F7">
        <w:rPr>
          <w:rFonts w:cs="Arial"/>
        </w:rPr>
        <w:t xml:space="preserve">se </w:t>
      </w:r>
      <w:r w:rsidRPr="007204F7">
        <w:rPr>
          <w:rFonts w:cs="Arial"/>
        </w:rPr>
        <w:t>obtenga</w:t>
      </w:r>
      <w:r w:rsidR="001F2EAD" w:rsidRPr="007204F7">
        <w:rPr>
          <w:rFonts w:cs="Arial"/>
        </w:rPr>
        <w:t>n</w:t>
      </w:r>
      <w:r w:rsidRPr="007204F7">
        <w:rPr>
          <w:rFonts w:cs="Arial"/>
        </w:rPr>
        <w:t xml:space="preserve"> conclusiones certeras.</w:t>
      </w:r>
    </w:p>
    <w:p w14:paraId="7D66DEBF" w14:textId="0397B96A" w:rsidR="00A67209" w:rsidRPr="007204F7" w:rsidRDefault="009777A5" w:rsidP="007204F7">
      <w:pPr>
        <w:pBdr>
          <w:top w:val="nil"/>
          <w:left w:val="nil"/>
          <w:bottom w:val="nil"/>
          <w:right w:val="nil"/>
          <w:between w:val="nil"/>
        </w:pBdr>
        <w:spacing w:after="120"/>
        <w:rPr>
          <w:rFonts w:eastAsia="Cambria Math" w:cs="Arial"/>
        </w:rPr>
      </w:pPr>
      <w:r>
        <w:rPr>
          <w:rFonts w:eastAsia="Cambria Math" w:cs="Arial"/>
        </w:rPr>
        <w:t>En el presente componente formativo</w:t>
      </w:r>
      <w:r w:rsidR="0069319E" w:rsidRPr="007204F7">
        <w:rPr>
          <w:rFonts w:eastAsia="Cambria Math" w:cs="Arial"/>
        </w:rPr>
        <w:t xml:space="preserve"> se aborda</w:t>
      </w:r>
      <w:r w:rsidR="001F2EAD" w:rsidRPr="007204F7">
        <w:rPr>
          <w:rFonts w:eastAsia="Cambria Math" w:cs="Arial"/>
        </w:rPr>
        <w:t xml:space="preserve">n </w:t>
      </w:r>
      <w:r w:rsidR="0069319E" w:rsidRPr="007204F7">
        <w:rPr>
          <w:rFonts w:eastAsia="Cambria Math" w:cs="Arial"/>
        </w:rPr>
        <w:t xml:space="preserve">diferentes temas </w:t>
      </w:r>
      <w:r w:rsidR="00700389" w:rsidRPr="007204F7">
        <w:rPr>
          <w:rFonts w:eastAsia="Cambria Math" w:cs="Arial"/>
        </w:rPr>
        <w:t xml:space="preserve">como promesa al cliente, </w:t>
      </w:r>
      <w:r w:rsidR="00C8024B" w:rsidRPr="007204F7">
        <w:rPr>
          <w:rFonts w:eastAsia="Cambria Math" w:cs="Arial"/>
        </w:rPr>
        <w:t>contabilidad y estadística básica</w:t>
      </w:r>
      <w:r w:rsidR="00700389" w:rsidRPr="007204F7">
        <w:rPr>
          <w:rFonts w:eastAsia="Cambria Math" w:cs="Arial"/>
        </w:rPr>
        <w:t xml:space="preserve"> que van ligados </w:t>
      </w:r>
      <w:r w:rsidR="0069319E" w:rsidRPr="007204F7">
        <w:rPr>
          <w:rFonts w:eastAsia="Cambria Math" w:cs="Arial"/>
        </w:rPr>
        <w:t xml:space="preserve">con </w:t>
      </w:r>
      <w:r w:rsidR="00C07E13" w:rsidRPr="007204F7">
        <w:rPr>
          <w:rFonts w:eastAsia="Cambria Math" w:cs="Arial"/>
        </w:rPr>
        <w:t xml:space="preserve">el </w:t>
      </w:r>
      <w:r w:rsidR="00D2053D" w:rsidRPr="007204F7">
        <w:rPr>
          <w:rFonts w:eastAsia="Cambria Math" w:cs="Arial"/>
        </w:rPr>
        <w:t xml:space="preserve">proceso de </w:t>
      </w:r>
      <w:r w:rsidR="00700389" w:rsidRPr="007204F7">
        <w:rPr>
          <w:rFonts w:eastAsia="Cambria Math" w:cs="Arial"/>
        </w:rPr>
        <w:t>control de inventarios.</w:t>
      </w:r>
    </w:p>
    <w:p w14:paraId="739900E4" w14:textId="77777777" w:rsidR="00E0209F" w:rsidRPr="007204F7" w:rsidRDefault="00E0209F" w:rsidP="007204F7">
      <w:pPr>
        <w:pStyle w:val="Prrafodelista"/>
        <w:pBdr>
          <w:top w:val="nil"/>
          <w:left w:val="nil"/>
          <w:bottom w:val="nil"/>
          <w:right w:val="nil"/>
          <w:between w:val="nil"/>
        </w:pBdr>
        <w:spacing w:after="120"/>
        <w:contextualSpacing w:val="0"/>
        <w:rPr>
          <w:rFonts w:cs="Arial"/>
          <w:b/>
        </w:rPr>
      </w:pPr>
    </w:p>
    <w:p w14:paraId="4FC4220A" w14:textId="39632D83" w:rsidR="00F35C12" w:rsidRPr="007204F7" w:rsidRDefault="00571F76" w:rsidP="007204F7">
      <w:pPr>
        <w:pBdr>
          <w:top w:val="nil"/>
          <w:left w:val="nil"/>
          <w:bottom w:val="nil"/>
          <w:right w:val="nil"/>
          <w:between w:val="nil"/>
        </w:pBdr>
        <w:spacing w:after="120"/>
        <w:rPr>
          <w:rFonts w:cs="Arial"/>
          <w:b/>
        </w:rPr>
      </w:pPr>
      <w:r w:rsidRPr="007204F7">
        <w:rPr>
          <w:rFonts w:cs="Arial"/>
          <w:b/>
        </w:rPr>
        <w:t xml:space="preserve">1. </w:t>
      </w:r>
      <w:r w:rsidR="00E0209F" w:rsidRPr="007204F7">
        <w:rPr>
          <w:rFonts w:cs="Arial"/>
          <w:b/>
        </w:rPr>
        <w:t>Promesa del cliente</w:t>
      </w:r>
    </w:p>
    <w:p w14:paraId="325AB32C" w14:textId="5E0D07E2" w:rsidR="005D5646" w:rsidRPr="007204F7" w:rsidRDefault="00E0209F" w:rsidP="007204F7">
      <w:pPr>
        <w:spacing w:after="120"/>
        <w:rPr>
          <w:rFonts w:cs="Arial"/>
        </w:rPr>
      </w:pPr>
      <w:r w:rsidRPr="007204F7">
        <w:rPr>
          <w:rFonts w:cs="Arial"/>
        </w:rPr>
        <w:t>Los clientes son la razón de ser de una empresa, por lo cual ofrecerles un buen servicio y a tiempo es de vital importancia para su fidelización.</w:t>
      </w:r>
    </w:p>
    <w:p w14:paraId="541A5060" w14:textId="0CB8F622" w:rsidR="0011408B" w:rsidRPr="007204F7" w:rsidRDefault="00E0209F" w:rsidP="007204F7">
      <w:pPr>
        <w:spacing w:after="120"/>
        <w:rPr>
          <w:rFonts w:cs="Arial"/>
        </w:rPr>
      </w:pPr>
      <w:r w:rsidRPr="007204F7">
        <w:rPr>
          <w:rFonts w:cs="Arial"/>
        </w:rPr>
        <w:t>Es importante tener presente que son los clientes quienes determinan si la organización cumple o no cumple con las promesas divulgadas</w:t>
      </w:r>
      <w:r w:rsidR="00F6605A" w:rsidRPr="007204F7">
        <w:rPr>
          <w:rFonts w:cs="Arial"/>
        </w:rPr>
        <w:t xml:space="preserve">, </w:t>
      </w:r>
      <w:r w:rsidR="009777A5">
        <w:rPr>
          <w:rFonts w:cs="Arial"/>
        </w:rPr>
        <w:t>porque</w:t>
      </w:r>
      <w:r w:rsidR="005C6986" w:rsidRPr="007204F7">
        <w:rPr>
          <w:rFonts w:cs="Arial"/>
        </w:rPr>
        <w:t xml:space="preserve"> para ellos cumplir con lo prometido es</w:t>
      </w:r>
      <w:r w:rsidR="0011408B" w:rsidRPr="007204F7">
        <w:rPr>
          <w:rFonts w:cs="Arial"/>
        </w:rPr>
        <w:t>:</w:t>
      </w:r>
    </w:p>
    <w:p w14:paraId="6995FF9A" w14:textId="77777777" w:rsidR="00485A3F" w:rsidRPr="007204F7" w:rsidRDefault="00485A3F" w:rsidP="007204F7">
      <w:pPr>
        <w:spacing w:after="120"/>
        <w:rPr>
          <w:rFonts w:cs="Arial"/>
        </w:rPr>
      </w:pPr>
    </w:p>
    <w:p w14:paraId="7EA11460" w14:textId="2ED9889F" w:rsidR="008817B1" w:rsidRPr="007204F7" w:rsidRDefault="00485A3F" w:rsidP="007204F7">
      <w:pPr>
        <w:pStyle w:val="Prrafodelista"/>
        <w:numPr>
          <w:ilvl w:val="0"/>
          <w:numId w:val="36"/>
        </w:numPr>
        <w:spacing w:after="120"/>
        <w:contextualSpacing w:val="0"/>
        <w:rPr>
          <w:rFonts w:cs="Arial"/>
        </w:rPr>
      </w:pPr>
      <w:commentRangeStart w:id="28"/>
      <w:r w:rsidRPr="007204F7">
        <w:rPr>
          <w:rFonts w:cs="Arial"/>
        </w:rPr>
        <w:t>Una venta a tiempo</w:t>
      </w:r>
      <w:r w:rsidR="008817B1" w:rsidRPr="007204F7">
        <w:rPr>
          <w:rFonts w:cs="Arial"/>
        </w:rPr>
        <w:t>.</w:t>
      </w:r>
    </w:p>
    <w:p w14:paraId="68DFACC2" w14:textId="41503E06" w:rsidR="008817B1" w:rsidRPr="007204F7" w:rsidRDefault="00485A3F" w:rsidP="007204F7">
      <w:pPr>
        <w:pStyle w:val="Prrafodelista"/>
        <w:numPr>
          <w:ilvl w:val="0"/>
          <w:numId w:val="36"/>
        </w:numPr>
        <w:spacing w:after="120"/>
        <w:contextualSpacing w:val="0"/>
        <w:rPr>
          <w:rFonts w:cs="Arial"/>
        </w:rPr>
      </w:pPr>
      <w:r w:rsidRPr="007204F7">
        <w:rPr>
          <w:rFonts w:cs="Arial"/>
        </w:rPr>
        <w:t>Cantidades completas</w:t>
      </w:r>
      <w:r w:rsidR="008817B1" w:rsidRPr="007204F7">
        <w:rPr>
          <w:rFonts w:cs="Arial"/>
        </w:rPr>
        <w:t>.</w:t>
      </w:r>
    </w:p>
    <w:p w14:paraId="3C59D83A" w14:textId="43CE42E8" w:rsidR="008817B1" w:rsidRPr="007204F7" w:rsidRDefault="00485A3F" w:rsidP="007204F7">
      <w:pPr>
        <w:pStyle w:val="Prrafodelista"/>
        <w:numPr>
          <w:ilvl w:val="0"/>
          <w:numId w:val="36"/>
        </w:numPr>
        <w:spacing w:after="120"/>
        <w:contextualSpacing w:val="0"/>
        <w:rPr>
          <w:rFonts w:cs="Arial"/>
        </w:rPr>
      </w:pPr>
      <w:r w:rsidRPr="007204F7">
        <w:rPr>
          <w:rFonts w:cs="Arial"/>
        </w:rPr>
        <w:t>E</w:t>
      </w:r>
      <w:r w:rsidR="005C6986" w:rsidRPr="007204F7">
        <w:rPr>
          <w:rFonts w:cs="Arial"/>
        </w:rPr>
        <w:t>xcelente calidad en los productos.</w:t>
      </w:r>
      <w:commentRangeEnd w:id="28"/>
      <w:r w:rsidR="00C24494" w:rsidRPr="007204F7">
        <w:rPr>
          <w:rStyle w:val="Refdecomentario"/>
          <w:rFonts w:cs="Arial"/>
          <w:sz w:val="20"/>
          <w:szCs w:val="20"/>
        </w:rPr>
        <w:commentReference w:id="28"/>
      </w:r>
    </w:p>
    <w:p w14:paraId="34931C7B" w14:textId="77777777" w:rsidR="00485A3F" w:rsidRPr="007204F7" w:rsidRDefault="00485A3F" w:rsidP="007204F7">
      <w:pPr>
        <w:spacing w:after="120"/>
        <w:rPr>
          <w:rFonts w:cs="Arial"/>
        </w:rPr>
      </w:pPr>
    </w:p>
    <w:p w14:paraId="5C987B25" w14:textId="27AE11EF" w:rsidR="00E0209F" w:rsidRPr="007204F7" w:rsidRDefault="005C6986" w:rsidP="007204F7">
      <w:pPr>
        <w:spacing w:after="120"/>
        <w:rPr>
          <w:rFonts w:cs="Arial"/>
        </w:rPr>
      </w:pPr>
      <w:r w:rsidRPr="007204F7">
        <w:rPr>
          <w:rFonts w:cs="Arial"/>
        </w:rPr>
        <w:t>S</w:t>
      </w:r>
      <w:r w:rsidR="00F6605A" w:rsidRPr="007204F7">
        <w:rPr>
          <w:rFonts w:cs="Arial"/>
        </w:rPr>
        <w:t>egún estudios</w:t>
      </w:r>
      <w:r w:rsidR="009777A5">
        <w:rPr>
          <w:rFonts w:cs="Arial"/>
        </w:rPr>
        <w:t>,</w:t>
      </w:r>
      <w:r w:rsidR="00F6605A" w:rsidRPr="007204F7">
        <w:rPr>
          <w:rFonts w:cs="Arial"/>
        </w:rPr>
        <w:t xml:space="preserve"> un 93% de los consumidores manifiestan incumplimiento en su adquisición</w:t>
      </w:r>
      <w:r w:rsidRPr="007204F7">
        <w:rPr>
          <w:rFonts w:cs="Arial"/>
        </w:rPr>
        <w:t>, lo que significa que muy posiblemente la mayoría de las organizaciones están trabajando soportados más sobre su propia percepción que</w:t>
      </w:r>
      <w:r w:rsidR="009777A5">
        <w:rPr>
          <w:rFonts w:cs="Arial"/>
        </w:rPr>
        <w:t xml:space="preserve"> en</w:t>
      </w:r>
      <w:r w:rsidRPr="007204F7">
        <w:rPr>
          <w:rFonts w:cs="Arial"/>
        </w:rPr>
        <w:t xml:space="preserve"> la del cliente.</w:t>
      </w:r>
    </w:p>
    <w:p w14:paraId="39B30427" w14:textId="03310D50" w:rsidR="005C6986" w:rsidRPr="007204F7" w:rsidRDefault="005C6986" w:rsidP="007204F7">
      <w:pPr>
        <w:spacing w:after="120"/>
        <w:rPr>
          <w:rFonts w:cs="Arial"/>
        </w:rPr>
      </w:pPr>
      <w:r w:rsidRPr="007204F7">
        <w:rPr>
          <w:rFonts w:cs="Arial"/>
        </w:rPr>
        <w:t>A continuación, se plantean algunos ejem</w:t>
      </w:r>
      <w:r w:rsidR="009777A5">
        <w:rPr>
          <w:rFonts w:cs="Arial"/>
        </w:rPr>
        <w:t>plos de promesas al cliente y có</w:t>
      </w:r>
      <w:r w:rsidRPr="007204F7">
        <w:rPr>
          <w:rFonts w:cs="Arial"/>
        </w:rPr>
        <w:t>mo se puede caer fácilmente en el incumplimiento.</w:t>
      </w:r>
    </w:p>
    <w:p w14:paraId="23B32602" w14:textId="757BECEB" w:rsidR="005C6986" w:rsidRPr="007204F7" w:rsidRDefault="00874014" w:rsidP="007204F7">
      <w:pPr>
        <w:spacing w:after="120"/>
        <w:jc w:val="center"/>
        <w:rPr>
          <w:rFonts w:cs="Arial"/>
        </w:rPr>
      </w:pPr>
      <w:commentRangeStart w:id="29"/>
      <w:commentRangeEnd w:id="29"/>
      <w:r w:rsidRPr="007204F7">
        <w:rPr>
          <w:rStyle w:val="Refdecomentario"/>
          <w:rFonts w:cs="Arial"/>
          <w:sz w:val="20"/>
          <w:szCs w:val="20"/>
        </w:rPr>
        <w:commentReference w:id="29"/>
      </w:r>
      <w:commentRangeStart w:id="30"/>
      <w:r w:rsidR="00B13532" w:rsidRPr="007204F7">
        <w:rPr>
          <w:rFonts w:cs="Arial"/>
          <w:noProof/>
          <w:lang w:val="en-US" w:eastAsia="en-US"/>
        </w:rPr>
        <w:drawing>
          <wp:inline distT="0" distB="0" distL="0" distR="0" wp14:anchorId="56F49564" wp14:editId="709B5D4A">
            <wp:extent cx="4792497" cy="768593"/>
            <wp:effectExtent l="0" t="0" r="825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44342" cy="776908"/>
                    </a:xfrm>
                    <a:prstGeom prst="rect">
                      <a:avLst/>
                    </a:prstGeom>
                    <a:noFill/>
                  </pic:spPr>
                </pic:pic>
              </a:graphicData>
            </a:graphic>
          </wp:inline>
        </w:drawing>
      </w:r>
      <w:commentRangeEnd w:id="30"/>
      <w:r w:rsidR="00C24494" w:rsidRPr="007204F7">
        <w:rPr>
          <w:rStyle w:val="Refdecomentario"/>
          <w:rFonts w:cs="Arial"/>
          <w:sz w:val="20"/>
          <w:szCs w:val="20"/>
        </w:rPr>
        <w:commentReference w:id="30"/>
      </w:r>
    </w:p>
    <w:p w14:paraId="0D61C7CF" w14:textId="5F6A6788" w:rsidR="00072FBC" w:rsidRPr="007204F7" w:rsidRDefault="00072FBC" w:rsidP="007204F7">
      <w:pPr>
        <w:spacing w:after="120"/>
        <w:rPr>
          <w:rFonts w:cs="Arial"/>
        </w:rPr>
      </w:pPr>
    </w:p>
    <w:p w14:paraId="7B3B1761" w14:textId="4A533928" w:rsidR="00072FBC" w:rsidRPr="007204F7" w:rsidRDefault="00072FBC" w:rsidP="007204F7">
      <w:pPr>
        <w:spacing w:after="120"/>
        <w:rPr>
          <w:rFonts w:cs="Arial"/>
        </w:rPr>
      </w:pPr>
      <w:r w:rsidRPr="007204F7">
        <w:rPr>
          <w:rFonts w:cs="Arial"/>
        </w:rPr>
        <w:t xml:space="preserve">Ejemplos hay muchos más, lo importante es reflexionar y detectar todos los posibles errores que se pueden cometer en el momento de cumplir con las promesas del cliente y minimizarlas o erradicarlas. Una estrategia eficaz que ayuda a erradicar muchos errores es </w:t>
      </w:r>
      <w:r w:rsidR="002F3714" w:rsidRPr="007204F7">
        <w:rPr>
          <w:rFonts w:cs="Arial"/>
        </w:rPr>
        <w:t>el manejo adecuado, claro y conciso del inventario.</w:t>
      </w:r>
    </w:p>
    <w:p w14:paraId="24FCD382" w14:textId="61CACF37" w:rsidR="002F3714" w:rsidRPr="007204F7" w:rsidRDefault="002F3714" w:rsidP="007204F7">
      <w:pPr>
        <w:spacing w:after="120"/>
        <w:rPr>
          <w:rFonts w:cs="Arial"/>
        </w:rPr>
      </w:pPr>
    </w:p>
    <w:p w14:paraId="124AF207" w14:textId="6627C5D1" w:rsidR="002F3714" w:rsidRPr="00DB387E" w:rsidRDefault="002F3714" w:rsidP="00DB387E">
      <w:pPr>
        <w:spacing w:after="120"/>
        <w:rPr>
          <w:rFonts w:cs="Arial"/>
          <w:b/>
        </w:rPr>
      </w:pPr>
      <w:r w:rsidRPr="00DB387E">
        <w:rPr>
          <w:rFonts w:cs="Arial"/>
          <w:b/>
        </w:rPr>
        <w:t>Tiempos de entrega</w:t>
      </w:r>
    </w:p>
    <w:p w14:paraId="1AA274C4" w14:textId="6D0DD4E5" w:rsidR="002F3714" w:rsidRPr="007204F7" w:rsidRDefault="005D7FF2" w:rsidP="007204F7">
      <w:pPr>
        <w:spacing w:after="120"/>
        <w:rPr>
          <w:rFonts w:cs="Arial"/>
        </w:rPr>
      </w:pPr>
      <w:commentRangeStart w:id="31"/>
      <w:r w:rsidRPr="007204F7">
        <w:rPr>
          <w:rFonts w:cs="Arial"/>
          <w:noProof/>
          <w:lang w:val="en-US" w:eastAsia="en-US"/>
        </w:rPr>
        <w:drawing>
          <wp:anchor distT="0" distB="0" distL="114300" distR="114300" simplePos="0" relativeHeight="251658240" behindDoc="0" locked="0" layoutInCell="1" allowOverlap="1" wp14:anchorId="6B831AAA" wp14:editId="7FE98D4E">
            <wp:simplePos x="0" y="0"/>
            <wp:positionH relativeFrom="column">
              <wp:posOffset>38100</wp:posOffset>
            </wp:positionH>
            <wp:positionV relativeFrom="paragraph">
              <wp:posOffset>6350</wp:posOffset>
            </wp:positionV>
            <wp:extent cx="1350010" cy="1350010"/>
            <wp:effectExtent l="0" t="0" r="0" b="0"/>
            <wp:wrapSquare wrapText="bothSides"/>
            <wp:docPr id="2" name="Imagen 2" descr="Variedad de objetos que muestran el tiempo. vector gratui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iedad de objetos que muestran el tiempo. vector gratuit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50010" cy="135001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31"/>
      <w:r w:rsidRPr="007204F7">
        <w:rPr>
          <w:rStyle w:val="Refdecomentario"/>
          <w:rFonts w:cs="Arial"/>
          <w:sz w:val="20"/>
          <w:szCs w:val="20"/>
        </w:rPr>
        <w:commentReference w:id="31"/>
      </w:r>
      <w:r w:rsidRPr="007204F7">
        <w:rPr>
          <w:rFonts w:cs="Arial"/>
        </w:rPr>
        <w:t xml:space="preserve"> </w:t>
      </w:r>
      <w:r w:rsidR="002F3714" w:rsidRPr="007204F7">
        <w:rPr>
          <w:rFonts w:cs="Arial"/>
        </w:rPr>
        <w:t xml:space="preserve">El tiempo de entrega o </w:t>
      </w:r>
      <w:r w:rsidR="002F3714" w:rsidRPr="007204F7">
        <w:rPr>
          <w:rFonts w:cs="Arial"/>
          <w:i/>
          <w:iCs/>
        </w:rPr>
        <w:t>lead</w:t>
      </w:r>
      <w:r w:rsidR="002F3714" w:rsidRPr="007204F7">
        <w:rPr>
          <w:rFonts w:cs="Arial"/>
        </w:rPr>
        <w:t xml:space="preserve"> </w:t>
      </w:r>
      <w:r w:rsidR="002F3714" w:rsidRPr="007204F7">
        <w:rPr>
          <w:rFonts w:cs="Arial"/>
          <w:i/>
          <w:iCs/>
        </w:rPr>
        <w:t>time</w:t>
      </w:r>
      <w:r w:rsidR="002F3714" w:rsidRPr="007204F7">
        <w:rPr>
          <w:rFonts w:cs="Arial"/>
        </w:rPr>
        <w:t xml:space="preserve"> está sujeto al proceso de distribución del producto, donde se mide el tiempo transcurrido desde la solicitud de este hasta el cliente final. </w:t>
      </w:r>
    </w:p>
    <w:p w14:paraId="65663421" w14:textId="65EC26A3" w:rsidR="002F3714" w:rsidRPr="007204F7" w:rsidRDefault="002F3714" w:rsidP="007204F7">
      <w:pPr>
        <w:spacing w:after="120"/>
        <w:rPr>
          <w:rFonts w:cs="Arial"/>
        </w:rPr>
      </w:pPr>
      <w:r w:rsidRPr="007204F7">
        <w:rPr>
          <w:rFonts w:cs="Arial"/>
        </w:rPr>
        <w:t xml:space="preserve">Uno de los grandes objetivos de las empresas es lograr la excelencia en la atención, por lo cual es necesario </w:t>
      </w:r>
      <w:r w:rsidR="00A20B10" w:rsidRPr="007204F7">
        <w:rPr>
          <w:rFonts w:cs="Arial"/>
        </w:rPr>
        <w:t xml:space="preserve">contar con un proceso de logística que garantice la entrega de los productos en el tiempo acordado y en </w:t>
      </w:r>
      <w:r w:rsidR="00A93555" w:rsidRPr="007204F7">
        <w:rPr>
          <w:rFonts w:cs="Arial"/>
        </w:rPr>
        <w:t>óptimas</w:t>
      </w:r>
      <w:r w:rsidR="00A20B10" w:rsidRPr="007204F7">
        <w:rPr>
          <w:rFonts w:cs="Arial"/>
        </w:rPr>
        <w:t xml:space="preserve"> condiciones de calidad, teniendo presente </w:t>
      </w:r>
      <w:r w:rsidR="00BF3D9B" w:rsidRPr="007204F7">
        <w:rPr>
          <w:rFonts w:cs="Arial"/>
        </w:rPr>
        <w:t>que un</w:t>
      </w:r>
      <w:r w:rsidR="00A20B10" w:rsidRPr="007204F7">
        <w:rPr>
          <w:rFonts w:cs="Arial"/>
        </w:rPr>
        <w:t xml:space="preserve"> porcentaje significativo de los compradores considera</w:t>
      </w:r>
      <w:r w:rsidR="00BF3D9B" w:rsidRPr="007204F7">
        <w:rPr>
          <w:rFonts w:cs="Arial"/>
        </w:rPr>
        <w:t>n de suma importancia los tiempos de entrega de los productos y por ende un mal servicio en este aspecto provoca que estos cambien de marca o proveedor.</w:t>
      </w:r>
    </w:p>
    <w:p w14:paraId="75EBE135" w14:textId="77777777" w:rsidR="00BF3D9B" w:rsidRPr="007204F7" w:rsidRDefault="00BF3D9B" w:rsidP="007204F7">
      <w:pPr>
        <w:spacing w:after="120"/>
        <w:rPr>
          <w:rFonts w:cs="Arial"/>
        </w:rPr>
      </w:pPr>
      <w:r w:rsidRPr="007204F7">
        <w:rPr>
          <w:rFonts w:cs="Arial"/>
        </w:rPr>
        <w:t>Estas son algunas estrategias claves a la hora de organizar los tiempos de entrega:</w:t>
      </w:r>
    </w:p>
    <w:p w14:paraId="752B961A" w14:textId="77777777" w:rsidR="00BF3D9B" w:rsidRPr="007204F7" w:rsidRDefault="00BF3D9B" w:rsidP="007204F7">
      <w:pPr>
        <w:spacing w:after="120"/>
        <w:rPr>
          <w:rFonts w:cs="Arial"/>
        </w:rPr>
      </w:pPr>
      <w:commentRangeStart w:id="32"/>
    </w:p>
    <w:p w14:paraId="242A5A5C" w14:textId="3DDED4DC" w:rsidR="00BF3D9B" w:rsidRPr="007204F7" w:rsidRDefault="00BF3D9B" w:rsidP="007204F7">
      <w:pPr>
        <w:pStyle w:val="Prrafodelista"/>
        <w:numPr>
          <w:ilvl w:val="0"/>
          <w:numId w:val="21"/>
        </w:numPr>
        <w:spacing w:after="120"/>
        <w:contextualSpacing w:val="0"/>
        <w:rPr>
          <w:rFonts w:cs="Arial"/>
        </w:rPr>
      </w:pPr>
      <w:r w:rsidRPr="007204F7">
        <w:rPr>
          <w:rFonts w:cs="Arial"/>
        </w:rPr>
        <w:t>Tener claros los canales de distribución</w:t>
      </w:r>
      <w:r w:rsidR="00DB387E">
        <w:rPr>
          <w:rFonts w:cs="Arial"/>
        </w:rPr>
        <w:t>.</w:t>
      </w:r>
    </w:p>
    <w:p w14:paraId="07D93917" w14:textId="6AE54C38" w:rsidR="00BF3D9B" w:rsidRPr="007204F7" w:rsidRDefault="00BF3D9B" w:rsidP="007204F7">
      <w:pPr>
        <w:pStyle w:val="Prrafodelista"/>
        <w:numPr>
          <w:ilvl w:val="0"/>
          <w:numId w:val="21"/>
        </w:numPr>
        <w:spacing w:after="120"/>
        <w:contextualSpacing w:val="0"/>
        <w:rPr>
          <w:rFonts w:cs="Arial"/>
        </w:rPr>
      </w:pPr>
      <w:r w:rsidRPr="007204F7">
        <w:rPr>
          <w:rFonts w:cs="Arial"/>
        </w:rPr>
        <w:t>Tener actualizado el inventario general, para tener claridad en qu</w:t>
      </w:r>
      <w:ins w:id="33" w:author="JHON JAIRO RODRIGUEZ PEREZ" w:date="2022-06-10T15:11:00Z">
        <w:r w:rsidR="00A92F7E">
          <w:rPr>
            <w:rFonts w:cs="Arial"/>
          </w:rPr>
          <w:t>é</w:t>
        </w:r>
      </w:ins>
      <w:del w:id="34" w:author="JHON JAIRO RODRIGUEZ PEREZ" w:date="2022-06-10T15:11:00Z">
        <w:r w:rsidRPr="007204F7" w:rsidDel="00A92F7E">
          <w:rPr>
            <w:rFonts w:cs="Arial"/>
          </w:rPr>
          <w:delText>e</w:delText>
        </w:r>
      </w:del>
      <w:r w:rsidRPr="007204F7">
        <w:rPr>
          <w:rFonts w:cs="Arial"/>
        </w:rPr>
        <w:t xml:space="preserve"> se tiene y qu</w:t>
      </w:r>
      <w:ins w:id="35" w:author="JHON JAIRO RODRIGUEZ PEREZ" w:date="2022-06-10T15:12:00Z">
        <w:r w:rsidR="00A92F7E">
          <w:rPr>
            <w:rFonts w:cs="Arial"/>
          </w:rPr>
          <w:t>é</w:t>
        </w:r>
      </w:ins>
      <w:del w:id="36" w:author="JHON JAIRO RODRIGUEZ PEREZ" w:date="2022-06-10T15:11:00Z">
        <w:r w:rsidRPr="007204F7" w:rsidDel="00A92F7E">
          <w:rPr>
            <w:rFonts w:cs="Arial"/>
          </w:rPr>
          <w:delText>e</w:delText>
        </w:r>
      </w:del>
      <w:r w:rsidRPr="007204F7">
        <w:rPr>
          <w:rFonts w:cs="Arial"/>
        </w:rPr>
        <w:t xml:space="preserve"> hace falta</w:t>
      </w:r>
      <w:r w:rsidR="00DB387E">
        <w:rPr>
          <w:rFonts w:cs="Arial"/>
        </w:rPr>
        <w:t>.</w:t>
      </w:r>
    </w:p>
    <w:p w14:paraId="336FEDA4" w14:textId="2B4AEEC0" w:rsidR="00BF3D9B" w:rsidRPr="007204F7" w:rsidRDefault="00BF3D9B" w:rsidP="007204F7">
      <w:pPr>
        <w:pStyle w:val="Prrafodelista"/>
        <w:numPr>
          <w:ilvl w:val="0"/>
          <w:numId w:val="21"/>
        </w:numPr>
        <w:spacing w:after="120"/>
        <w:contextualSpacing w:val="0"/>
        <w:rPr>
          <w:rFonts w:cs="Arial"/>
        </w:rPr>
      </w:pPr>
      <w:r w:rsidRPr="007204F7">
        <w:rPr>
          <w:rFonts w:cs="Arial"/>
        </w:rPr>
        <w:t xml:space="preserve">Conocer los productos de mayor demanda y </w:t>
      </w:r>
      <w:r w:rsidR="00A93555" w:rsidRPr="007204F7">
        <w:rPr>
          <w:rFonts w:cs="Arial"/>
        </w:rPr>
        <w:t>así mismos puntos críticos</w:t>
      </w:r>
      <w:r w:rsidRPr="007204F7">
        <w:rPr>
          <w:rFonts w:cs="Arial"/>
        </w:rPr>
        <w:t xml:space="preserve"> (cierres parciales de laboratorios fabricantes por vacaciones colectivas) que pongan en riesgo la adquisición de estos.</w:t>
      </w:r>
    </w:p>
    <w:p w14:paraId="67FC6E96" w14:textId="77777777" w:rsidR="00BF3D9B" w:rsidRPr="007204F7" w:rsidRDefault="00BF3D9B" w:rsidP="007204F7">
      <w:pPr>
        <w:pStyle w:val="Prrafodelista"/>
        <w:numPr>
          <w:ilvl w:val="0"/>
          <w:numId w:val="21"/>
        </w:numPr>
        <w:spacing w:after="120"/>
        <w:contextualSpacing w:val="0"/>
        <w:rPr>
          <w:rFonts w:cs="Arial"/>
        </w:rPr>
      </w:pPr>
      <w:r w:rsidRPr="007204F7">
        <w:rPr>
          <w:rFonts w:cs="Arial"/>
        </w:rPr>
        <w:t>Planificar las rutas de distribución, con tiempos definidos reales.</w:t>
      </w:r>
    </w:p>
    <w:p w14:paraId="5A2B71AB" w14:textId="77777777" w:rsidR="00BF3D9B" w:rsidRPr="007204F7" w:rsidRDefault="00BF3D9B" w:rsidP="007204F7">
      <w:pPr>
        <w:pStyle w:val="Prrafodelista"/>
        <w:numPr>
          <w:ilvl w:val="0"/>
          <w:numId w:val="21"/>
        </w:numPr>
        <w:spacing w:after="120"/>
        <w:contextualSpacing w:val="0"/>
        <w:rPr>
          <w:rFonts w:cs="Arial"/>
        </w:rPr>
      </w:pPr>
      <w:r w:rsidRPr="007204F7">
        <w:rPr>
          <w:rFonts w:cs="Arial"/>
        </w:rPr>
        <w:t xml:space="preserve">Usar </w:t>
      </w:r>
      <w:r w:rsidR="006B2891" w:rsidRPr="007204F7">
        <w:rPr>
          <w:rFonts w:cs="Arial"/>
        </w:rPr>
        <w:t>las tecnologías que permiten ubicar los transportadores en tiempo real.</w:t>
      </w:r>
    </w:p>
    <w:p w14:paraId="4FB48CA7" w14:textId="77777777" w:rsidR="006B2891" w:rsidRPr="007204F7" w:rsidRDefault="006B2891" w:rsidP="007204F7">
      <w:pPr>
        <w:pStyle w:val="Prrafodelista"/>
        <w:numPr>
          <w:ilvl w:val="0"/>
          <w:numId w:val="21"/>
        </w:numPr>
        <w:spacing w:after="120"/>
        <w:contextualSpacing w:val="0"/>
        <w:rPr>
          <w:rFonts w:cs="Arial"/>
        </w:rPr>
      </w:pPr>
      <w:r w:rsidRPr="007204F7">
        <w:rPr>
          <w:rFonts w:cs="Arial"/>
        </w:rPr>
        <w:t>Analizar y tener presente los indicadores de gestión de servicio al cliente</w:t>
      </w:r>
    </w:p>
    <w:commentRangeEnd w:id="32"/>
    <w:p w14:paraId="5C84D335" w14:textId="77777777" w:rsidR="006B2891" w:rsidRPr="007204F7" w:rsidRDefault="006B2891" w:rsidP="007204F7">
      <w:pPr>
        <w:pStyle w:val="Prrafodelista"/>
        <w:numPr>
          <w:ilvl w:val="0"/>
          <w:numId w:val="21"/>
        </w:numPr>
        <w:spacing w:after="120"/>
        <w:contextualSpacing w:val="0"/>
        <w:rPr>
          <w:rFonts w:cs="Arial"/>
        </w:rPr>
      </w:pPr>
      <w:r w:rsidRPr="007204F7">
        <w:rPr>
          <w:rFonts w:cs="Arial"/>
        </w:rPr>
        <w:t>Capacitar el personal constantemente en servicio al cliente.</w:t>
      </w:r>
      <w:r w:rsidR="0018193C" w:rsidRPr="007204F7">
        <w:rPr>
          <w:rStyle w:val="Refdecomentario"/>
          <w:rFonts w:cs="Arial"/>
          <w:sz w:val="20"/>
          <w:szCs w:val="20"/>
        </w:rPr>
        <w:commentReference w:id="32"/>
      </w:r>
    </w:p>
    <w:p w14:paraId="6EA791B6" w14:textId="77777777" w:rsidR="00C074F1" w:rsidRPr="007204F7" w:rsidRDefault="00C074F1" w:rsidP="007204F7">
      <w:pPr>
        <w:spacing w:after="120"/>
        <w:rPr>
          <w:rFonts w:cs="Arial"/>
        </w:rPr>
      </w:pPr>
    </w:p>
    <w:p w14:paraId="36836794" w14:textId="5B4C198C" w:rsidR="00BF3D9B" w:rsidRPr="00DB387E" w:rsidRDefault="00C37A96" w:rsidP="007204F7">
      <w:pPr>
        <w:spacing w:after="120"/>
        <w:rPr>
          <w:rFonts w:cs="Arial"/>
          <w:b/>
        </w:rPr>
      </w:pPr>
      <w:r w:rsidRPr="00DB387E">
        <w:rPr>
          <w:rFonts w:cs="Arial"/>
          <w:b/>
        </w:rPr>
        <w:t>Volúmenes de despacho</w:t>
      </w:r>
    </w:p>
    <w:p w14:paraId="6A296BA2" w14:textId="03B06094" w:rsidR="00BF3D9B" w:rsidRPr="007204F7" w:rsidRDefault="00C37A96" w:rsidP="007204F7">
      <w:pPr>
        <w:spacing w:after="120"/>
        <w:rPr>
          <w:rFonts w:cs="Arial"/>
        </w:rPr>
      </w:pPr>
      <w:r w:rsidRPr="007204F7">
        <w:rPr>
          <w:rFonts w:cs="Arial"/>
        </w:rPr>
        <w:t xml:space="preserve">Como se vio </w:t>
      </w:r>
      <w:r w:rsidR="00DB387E">
        <w:rPr>
          <w:rFonts w:cs="Arial"/>
        </w:rPr>
        <w:t>anteriormente,</w:t>
      </w:r>
      <w:r w:rsidRPr="007204F7">
        <w:rPr>
          <w:rFonts w:cs="Arial"/>
        </w:rPr>
        <w:t xml:space="preserve"> la calidad de los productos y la velocidad en la distribución marcan significativamente la decisión de fidelización de los clientes y es ahí donde se debe contar con suficiente </w:t>
      </w:r>
      <w:r w:rsidR="00A80A4F" w:rsidRPr="007204F7">
        <w:rPr>
          <w:rFonts w:cs="Arial"/>
        </w:rPr>
        <w:t xml:space="preserve">flujo interno de </w:t>
      </w:r>
      <w:r w:rsidRPr="007204F7">
        <w:rPr>
          <w:rFonts w:cs="Arial"/>
        </w:rPr>
        <w:t>producto</w:t>
      </w:r>
      <w:r w:rsidR="00A80A4F" w:rsidRPr="007204F7">
        <w:rPr>
          <w:rFonts w:cs="Arial"/>
        </w:rPr>
        <w:t xml:space="preserve">, </w:t>
      </w:r>
      <w:bookmarkStart w:id="37" w:name="_Hlk81502832"/>
      <w:r w:rsidR="00A80A4F" w:rsidRPr="007204F7">
        <w:rPr>
          <w:rFonts w:cs="Arial"/>
        </w:rPr>
        <w:t>cuantía de referencias</w:t>
      </w:r>
      <w:bookmarkEnd w:id="37"/>
      <w:r w:rsidR="00A80A4F" w:rsidRPr="007204F7">
        <w:rPr>
          <w:rFonts w:cs="Arial"/>
        </w:rPr>
        <w:t xml:space="preserve">, </w:t>
      </w:r>
      <w:bookmarkStart w:id="38" w:name="_Hlk81502847"/>
      <w:r w:rsidR="00A80A4F" w:rsidRPr="007204F7">
        <w:rPr>
          <w:rFonts w:cs="Arial"/>
        </w:rPr>
        <w:t>rotación</w:t>
      </w:r>
      <w:bookmarkEnd w:id="38"/>
      <w:r w:rsidR="00A80A4F" w:rsidRPr="007204F7">
        <w:rPr>
          <w:rFonts w:cs="Arial"/>
        </w:rPr>
        <w:t xml:space="preserve">, entre otras, </w:t>
      </w:r>
      <w:r w:rsidRPr="007204F7">
        <w:rPr>
          <w:rFonts w:cs="Arial"/>
        </w:rPr>
        <w:t xml:space="preserve">que permita </w:t>
      </w:r>
      <w:r w:rsidR="00A80A4F" w:rsidRPr="007204F7">
        <w:rPr>
          <w:rFonts w:cs="Arial"/>
        </w:rPr>
        <w:t xml:space="preserve">comprometerse con el cliente y además </w:t>
      </w:r>
      <w:bookmarkStart w:id="39" w:name="_Hlk81502858"/>
      <w:r w:rsidR="00A80A4F" w:rsidRPr="007204F7">
        <w:rPr>
          <w:rFonts w:cs="Arial"/>
        </w:rPr>
        <w:t>anticiparse</w:t>
      </w:r>
      <w:bookmarkEnd w:id="39"/>
      <w:r w:rsidR="00A80A4F" w:rsidRPr="007204F7">
        <w:rPr>
          <w:rFonts w:cs="Arial"/>
        </w:rPr>
        <w:t xml:space="preserve"> a eventos futuros.</w:t>
      </w:r>
    </w:p>
    <w:p w14:paraId="52132202" w14:textId="77777777" w:rsidR="00A80A4F" w:rsidRPr="007204F7" w:rsidRDefault="00A80A4F" w:rsidP="007204F7">
      <w:pPr>
        <w:spacing w:after="120"/>
        <w:rPr>
          <w:rFonts w:cs="Arial"/>
        </w:rPr>
      </w:pPr>
    </w:p>
    <w:p w14:paraId="430C7FBE" w14:textId="58ABE2D4" w:rsidR="00A80A4F" w:rsidRPr="005412CE" w:rsidRDefault="00A80A4F" w:rsidP="005412CE">
      <w:pPr>
        <w:pStyle w:val="Prrafodelista"/>
        <w:numPr>
          <w:ilvl w:val="0"/>
          <w:numId w:val="46"/>
        </w:numPr>
        <w:spacing w:after="120"/>
        <w:rPr>
          <w:rFonts w:cs="Arial"/>
          <w:b/>
          <w:bCs/>
        </w:rPr>
      </w:pPr>
      <w:r w:rsidRPr="005412CE">
        <w:rPr>
          <w:rFonts w:cs="Arial"/>
          <w:b/>
          <w:bCs/>
        </w:rPr>
        <w:t xml:space="preserve">Contabilidad </w:t>
      </w:r>
      <w:r w:rsidR="00012651" w:rsidRPr="005412CE">
        <w:rPr>
          <w:rFonts w:cs="Arial"/>
          <w:b/>
          <w:bCs/>
        </w:rPr>
        <w:t>básica</w:t>
      </w:r>
    </w:p>
    <w:p w14:paraId="41AD6376" w14:textId="77777777" w:rsidR="00012651" w:rsidRPr="007204F7" w:rsidRDefault="00012651" w:rsidP="007204F7">
      <w:pPr>
        <w:spacing w:after="120"/>
        <w:rPr>
          <w:rFonts w:cs="Arial"/>
          <w:b/>
          <w:bCs/>
        </w:rPr>
      </w:pPr>
    </w:p>
    <w:p w14:paraId="7C977245" w14:textId="09163AC6" w:rsidR="00D3653B" w:rsidRPr="007204F7" w:rsidRDefault="00012651" w:rsidP="007204F7">
      <w:pPr>
        <w:spacing w:after="120"/>
        <w:rPr>
          <w:rFonts w:cs="Arial"/>
        </w:rPr>
      </w:pPr>
      <w:commentRangeStart w:id="40"/>
      <w:r w:rsidRPr="007204F7">
        <w:rPr>
          <w:rFonts w:cs="Arial"/>
          <w:b/>
        </w:rPr>
        <w:t>L</w:t>
      </w:r>
      <w:r w:rsidR="00D3653B" w:rsidRPr="007204F7">
        <w:rPr>
          <w:rFonts w:cs="Arial"/>
          <w:b/>
        </w:rPr>
        <w:t xml:space="preserve">a </w:t>
      </w:r>
      <w:ins w:id="41" w:author="JHON JAIRO RODRIGUEZ PEREZ" w:date="2022-06-10T15:27:00Z">
        <w:r w:rsidR="00C2285C">
          <w:rPr>
            <w:rFonts w:cs="Arial"/>
            <w:b/>
          </w:rPr>
          <w:t>c</w:t>
        </w:r>
      </w:ins>
      <w:del w:id="42" w:author="JHON JAIRO RODRIGUEZ PEREZ" w:date="2022-06-10T15:27:00Z">
        <w:r w:rsidR="00D3653B" w:rsidRPr="007204F7" w:rsidDel="00C2285C">
          <w:rPr>
            <w:rFonts w:cs="Arial"/>
            <w:b/>
          </w:rPr>
          <w:delText>C</w:delText>
        </w:r>
      </w:del>
      <w:r w:rsidR="00D3653B" w:rsidRPr="007204F7">
        <w:rPr>
          <w:rFonts w:cs="Arial"/>
          <w:b/>
        </w:rPr>
        <w:t xml:space="preserve">ontabilidad es una técnica </w:t>
      </w:r>
      <w:r w:rsidR="00D3653B" w:rsidRPr="007204F7">
        <w:rPr>
          <w:rFonts w:cs="Arial"/>
        </w:rPr>
        <w:t xml:space="preserve">que tiene como finalidad apoyar y optimizar los procesos de la </w:t>
      </w:r>
      <w:ins w:id="43" w:author="JHON JAIRO RODRIGUEZ PEREZ" w:date="2022-06-10T15:27:00Z">
        <w:r w:rsidR="00C2285C">
          <w:rPr>
            <w:rFonts w:cs="Arial"/>
          </w:rPr>
          <w:t>a</w:t>
        </w:r>
      </w:ins>
      <w:del w:id="44" w:author="JHON JAIRO RODRIGUEZ PEREZ" w:date="2022-06-10T15:27:00Z">
        <w:r w:rsidR="00D3653B" w:rsidRPr="007204F7" w:rsidDel="00C2285C">
          <w:rPr>
            <w:rFonts w:cs="Arial"/>
          </w:rPr>
          <w:delText>A</w:delText>
        </w:r>
      </w:del>
      <w:r w:rsidR="00D3653B" w:rsidRPr="007204F7">
        <w:rPr>
          <w:rFonts w:cs="Arial"/>
        </w:rPr>
        <w:t xml:space="preserve">dministración y de la </w:t>
      </w:r>
      <w:ins w:id="45" w:author="JHON JAIRO RODRIGUEZ PEREZ" w:date="2022-06-10T15:27:00Z">
        <w:r w:rsidR="00C2285C">
          <w:rPr>
            <w:rFonts w:cs="Arial"/>
          </w:rPr>
          <w:t>e</w:t>
        </w:r>
      </w:ins>
      <w:del w:id="46" w:author="JHON JAIRO RODRIGUEZ PEREZ" w:date="2022-06-10T15:27:00Z">
        <w:r w:rsidR="00D3653B" w:rsidRPr="007204F7" w:rsidDel="00C2285C">
          <w:rPr>
            <w:rFonts w:cs="Arial"/>
          </w:rPr>
          <w:delText>E</w:delText>
        </w:r>
      </w:del>
      <w:r w:rsidR="00D3653B" w:rsidRPr="007204F7">
        <w:rPr>
          <w:rFonts w:cs="Arial"/>
        </w:rPr>
        <w:t>conomía en una organización empresarial, su enseñanza requiere de objetivos claramente definidos y prácticos, factibles de aplicar con exacta precisión</w:t>
      </w:r>
      <w:commentRangeEnd w:id="40"/>
      <w:r w:rsidRPr="007204F7">
        <w:rPr>
          <w:rStyle w:val="Refdecomentario"/>
          <w:rFonts w:eastAsia="Courier New" w:cs="Arial"/>
          <w:sz w:val="20"/>
          <w:szCs w:val="20"/>
        </w:rPr>
        <w:commentReference w:id="40"/>
      </w:r>
      <w:r w:rsidR="00D3653B" w:rsidRPr="007204F7">
        <w:rPr>
          <w:rFonts w:cs="Arial"/>
        </w:rPr>
        <w:t xml:space="preserve">. </w:t>
      </w:r>
    </w:p>
    <w:p w14:paraId="2B2F96B3" w14:textId="77777777" w:rsidR="00D3653B" w:rsidRPr="007204F7" w:rsidRDefault="00D3653B" w:rsidP="007204F7">
      <w:pPr>
        <w:spacing w:after="120"/>
        <w:rPr>
          <w:rStyle w:val="Textoennegrita"/>
          <w:rFonts w:cs="Arial"/>
          <w:shd w:val="clear" w:color="auto" w:fill="FFFFFF"/>
        </w:rPr>
      </w:pPr>
    </w:p>
    <w:p w14:paraId="11332700" w14:textId="361718AB" w:rsidR="00D3653B" w:rsidRPr="007204F7" w:rsidRDefault="00D3653B" w:rsidP="007204F7">
      <w:pPr>
        <w:spacing w:after="120"/>
        <w:rPr>
          <w:rFonts w:cs="Arial"/>
          <w:b/>
        </w:rPr>
      </w:pPr>
      <w:commentRangeStart w:id="47"/>
      <w:r w:rsidRPr="007204F7">
        <w:rPr>
          <w:rStyle w:val="Textoennegrita"/>
          <w:rFonts w:cs="Arial"/>
          <w:shd w:val="clear" w:color="auto" w:fill="FFFFFF"/>
        </w:rPr>
        <w:t>Decreto 2649 de 1993</w:t>
      </w:r>
      <w:r w:rsidR="00F72944" w:rsidRPr="007204F7">
        <w:rPr>
          <w:rStyle w:val="Textoennegrita"/>
          <w:rFonts w:cs="Arial"/>
          <w:shd w:val="clear" w:color="auto" w:fill="FFFFFF"/>
        </w:rPr>
        <w:t xml:space="preserve"> </w:t>
      </w:r>
      <w:r w:rsidRPr="007204F7">
        <w:rPr>
          <w:rFonts w:eastAsia="Wingdings" w:cs="Arial"/>
          <w:lang w:eastAsia="es-CO"/>
        </w:rPr>
        <w:t>Por el cual se reglamenta la contabilidad en general y se expiden los principios o normas de contabilidad generalmente aceptados</w:t>
      </w:r>
      <w:r w:rsidR="00586768" w:rsidRPr="007204F7">
        <w:rPr>
          <w:rFonts w:eastAsia="Wingdings" w:cs="Arial"/>
          <w:lang w:eastAsia="es-CO"/>
        </w:rPr>
        <w:t>…</w:t>
      </w:r>
      <w:r w:rsidR="0016511A" w:rsidRPr="007204F7">
        <w:rPr>
          <w:rFonts w:eastAsia="Wingdings" w:cs="Arial"/>
          <w:lang w:eastAsia="es-CO"/>
        </w:rPr>
        <w:t xml:space="preserve"> </w:t>
      </w:r>
      <w:r w:rsidRPr="007204F7">
        <w:rPr>
          <w:rFonts w:eastAsia="Wingdings" w:cs="Arial"/>
          <w:lang w:eastAsia="es-CO"/>
        </w:rPr>
        <w:t>Art. 1</w:t>
      </w:r>
      <w:r w:rsidR="0016511A" w:rsidRPr="007204F7">
        <w:rPr>
          <w:rFonts w:eastAsia="Wingdings" w:cs="Arial"/>
          <w:lang w:eastAsia="es-CO"/>
        </w:rPr>
        <w:t>°</w:t>
      </w:r>
      <w:r w:rsidRPr="007204F7">
        <w:rPr>
          <w:rFonts w:eastAsia="Wingdings" w:cs="Arial"/>
          <w:lang w:eastAsia="es-CO"/>
        </w:rPr>
        <w:t>.</w:t>
      </w:r>
      <w:r w:rsidRPr="007204F7">
        <w:rPr>
          <w:rFonts w:eastAsia="Wingdings" w:cs="Arial"/>
          <w:b/>
          <w:lang w:eastAsia="es-CO"/>
        </w:rPr>
        <w:t xml:space="preserve"> Definición</w:t>
      </w:r>
      <w:r w:rsidRPr="007204F7">
        <w:rPr>
          <w:rFonts w:eastAsia="Wingdings" w:cs="Arial"/>
          <w:lang w:eastAsia="es-CO"/>
        </w:rPr>
        <w:t>. De conformidad con el artículo 68 de la Ley 43 de 1990, se entiende por principios o normas de contabilidad generalmente aceptados en Colombia, el conjunto de conceptos básicos y de reglas que deben ser observados al registrar e informar contablemente sobre los asuntos y actividades de </w:t>
      </w:r>
      <w:hyperlink r:id="rId16" w:history="1">
        <w:r w:rsidRPr="007204F7">
          <w:rPr>
            <w:rFonts w:eastAsia="Wingdings" w:cs="Arial"/>
            <w:lang w:eastAsia="es-CO"/>
          </w:rPr>
          <w:t>personas naturales</w:t>
        </w:r>
      </w:hyperlink>
      <w:commentRangeEnd w:id="47"/>
      <w:r w:rsidRPr="007204F7">
        <w:rPr>
          <w:rFonts w:eastAsia="Wingdings" w:cs="Arial"/>
          <w:lang w:eastAsia="es-CO"/>
        </w:rPr>
        <w:t> o jurídicas.</w:t>
      </w:r>
      <w:r w:rsidR="00F72944" w:rsidRPr="007204F7">
        <w:rPr>
          <w:rFonts w:eastAsia="Wingdings" w:cs="Arial"/>
          <w:lang w:eastAsia="es-CO"/>
        </w:rPr>
        <w:t xml:space="preserve"> </w:t>
      </w:r>
      <w:r w:rsidRPr="007204F7">
        <w:rPr>
          <w:rFonts w:eastAsia="Wingdings" w:cs="Arial"/>
          <w:lang w:eastAsia="es-CO"/>
        </w:rPr>
        <w:t>Apoyándose en ellos, la contabilidad permite identificar, medir, clasificar, registrar, interpretar, analizar, evaluar e informar, las operaciones de un ente económico, en forma clara, completa y fidedigna.</w:t>
      </w:r>
      <w:r w:rsidR="00F72944" w:rsidRPr="007204F7">
        <w:rPr>
          <w:rStyle w:val="Refdecomentario"/>
          <w:rFonts w:cs="Arial"/>
          <w:sz w:val="20"/>
          <w:szCs w:val="20"/>
        </w:rPr>
        <w:commentReference w:id="47"/>
      </w:r>
    </w:p>
    <w:p w14:paraId="439388AB" w14:textId="70760786" w:rsidR="00E87D26" w:rsidRPr="007204F7" w:rsidRDefault="00E87D26" w:rsidP="007204F7">
      <w:pPr>
        <w:pStyle w:val="Textoindependiente"/>
        <w:spacing w:after="120" w:line="276" w:lineRule="auto"/>
        <w:ind w:right="235"/>
        <w:rPr>
          <w:rFonts w:cs="Arial"/>
        </w:rPr>
      </w:pPr>
      <w:r w:rsidRPr="007204F7">
        <w:rPr>
          <w:rFonts w:cs="Arial"/>
        </w:rPr>
        <w:t>A continuación, se explicará su definición, funciones,</w:t>
      </w:r>
      <w:r w:rsidR="00D3653B" w:rsidRPr="007204F7">
        <w:rPr>
          <w:rFonts w:cs="Arial"/>
        </w:rPr>
        <w:t xml:space="preserve"> objetivo, </w:t>
      </w:r>
      <w:r w:rsidRPr="007204F7">
        <w:rPr>
          <w:rFonts w:cs="Arial"/>
        </w:rPr>
        <w:t>c</w:t>
      </w:r>
      <w:r w:rsidR="00D3653B" w:rsidRPr="007204F7">
        <w:rPr>
          <w:rFonts w:cs="Arial"/>
        </w:rPr>
        <w:t xml:space="preserve">aracterísticas de la información </w:t>
      </w:r>
      <w:r w:rsidRPr="007204F7">
        <w:rPr>
          <w:rFonts w:cs="Arial"/>
        </w:rPr>
        <w:t>c</w:t>
      </w:r>
      <w:r w:rsidR="00D3653B" w:rsidRPr="007204F7">
        <w:rPr>
          <w:rFonts w:cs="Arial"/>
        </w:rPr>
        <w:t>ontable</w:t>
      </w:r>
      <w:r w:rsidRPr="007204F7">
        <w:rPr>
          <w:rFonts w:cs="Arial"/>
        </w:rPr>
        <w:t xml:space="preserve"> y p</w:t>
      </w:r>
      <w:r w:rsidR="00D3653B" w:rsidRPr="007204F7">
        <w:rPr>
          <w:rFonts w:cs="Arial"/>
        </w:rPr>
        <w:t xml:space="preserve">rincipios de </w:t>
      </w:r>
      <w:r w:rsidRPr="007204F7">
        <w:rPr>
          <w:rFonts w:cs="Arial"/>
        </w:rPr>
        <w:t>c</w:t>
      </w:r>
      <w:r w:rsidR="00D3653B" w:rsidRPr="007204F7">
        <w:rPr>
          <w:rFonts w:cs="Arial"/>
        </w:rPr>
        <w:t>ontabilidad</w:t>
      </w:r>
      <w:r w:rsidR="00DB387E">
        <w:rPr>
          <w:rFonts w:cs="Arial"/>
        </w:rPr>
        <w:t>.</w:t>
      </w:r>
    </w:p>
    <w:p w14:paraId="46EC270B" w14:textId="62C5DAFC" w:rsidR="00E87D26" w:rsidRPr="007204F7" w:rsidRDefault="00C35655" w:rsidP="007204F7">
      <w:pPr>
        <w:pStyle w:val="Textoindependiente"/>
        <w:spacing w:after="120" w:line="276" w:lineRule="auto"/>
        <w:ind w:right="107"/>
        <w:rPr>
          <w:rFonts w:cs="Arial"/>
        </w:rPr>
      </w:pPr>
      <w:commentRangeStart w:id="48"/>
      <w:r w:rsidRPr="007204F7">
        <w:rPr>
          <w:rFonts w:cs="Arial"/>
          <w:b/>
        </w:rPr>
        <w:t>La contabilidad</w:t>
      </w:r>
      <w:r w:rsidR="00E87D26" w:rsidRPr="007204F7">
        <w:rPr>
          <w:rFonts w:cs="Arial"/>
          <w:b/>
        </w:rPr>
        <w:t xml:space="preserve"> </w:t>
      </w:r>
      <w:r w:rsidRPr="007204F7">
        <w:rPr>
          <w:rFonts w:cs="Arial"/>
        </w:rPr>
        <w:t>e</w:t>
      </w:r>
      <w:r w:rsidR="00E87D26" w:rsidRPr="007204F7">
        <w:rPr>
          <w:rFonts w:cs="Arial"/>
        </w:rPr>
        <w:t xml:space="preserve">s una actividad complementaria del proceso económico, cuyo fin es brindar apoyo a los procesos administrativos de una compañía haciéndola más eficiente. Los informes y resultados que se entregan como parte de esta </w:t>
      </w:r>
      <w:r w:rsidRPr="007204F7">
        <w:rPr>
          <w:rFonts w:cs="Arial"/>
        </w:rPr>
        <w:t>actividad</w:t>
      </w:r>
      <w:r w:rsidR="00E87D26" w:rsidRPr="007204F7">
        <w:rPr>
          <w:rFonts w:cs="Arial"/>
        </w:rPr>
        <w:t xml:space="preserve"> son de utilidad para que los Ejecutivos puedan tomar decisiones que orienten el futuro de la empresa.</w:t>
      </w:r>
      <w:commentRangeEnd w:id="48"/>
      <w:r w:rsidR="00D54A86" w:rsidRPr="007204F7">
        <w:rPr>
          <w:rStyle w:val="Refdecomentario"/>
          <w:rFonts w:cs="Arial"/>
          <w:sz w:val="20"/>
          <w:szCs w:val="20"/>
          <w:lang w:val="es-CO" w:eastAsia="es-ES"/>
        </w:rPr>
        <w:commentReference w:id="48"/>
      </w:r>
    </w:p>
    <w:p w14:paraId="3B2E4F24" w14:textId="63D060AE" w:rsidR="00F94D3F" w:rsidRPr="007204F7" w:rsidRDefault="00E87D26" w:rsidP="007204F7">
      <w:pPr>
        <w:pStyle w:val="Textoindependiente"/>
        <w:spacing w:after="120" w:line="276" w:lineRule="auto"/>
        <w:ind w:right="113"/>
        <w:rPr>
          <w:rFonts w:cs="Arial"/>
        </w:rPr>
      </w:pPr>
      <w:r w:rsidRPr="007204F7">
        <w:rPr>
          <w:rFonts w:cs="Arial"/>
        </w:rPr>
        <w:t>Es el arte de elaborar registros, clasificar información, resumirla y expresarla en dinero. En este proceso están involucradas todas las operaciones que realice la compañía dentro de su actividad económica.</w:t>
      </w:r>
    </w:p>
    <w:p w14:paraId="148A049B" w14:textId="7B0B904B" w:rsidR="00C35655" w:rsidRPr="007204F7" w:rsidRDefault="00C35655" w:rsidP="007204F7">
      <w:pPr>
        <w:widowControl w:val="0"/>
        <w:tabs>
          <w:tab w:val="left" w:pos="1393"/>
          <w:tab w:val="left" w:pos="1394"/>
        </w:tabs>
        <w:autoSpaceDE w:val="0"/>
        <w:autoSpaceDN w:val="0"/>
        <w:spacing w:after="120"/>
        <w:rPr>
          <w:rFonts w:cs="Arial"/>
          <w:bCs/>
        </w:rPr>
      </w:pPr>
      <w:r w:rsidRPr="007204F7">
        <w:rPr>
          <w:rFonts w:cs="Arial"/>
          <w:bCs/>
        </w:rPr>
        <w:t xml:space="preserve">La contabilidad tiene </w:t>
      </w:r>
      <w:r w:rsidR="00DB387E">
        <w:rPr>
          <w:rFonts w:cs="Arial"/>
          <w:bCs/>
        </w:rPr>
        <w:t xml:space="preserve">las siguientes </w:t>
      </w:r>
      <w:r w:rsidRPr="007204F7">
        <w:rPr>
          <w:rFonts w:cs="Arial"/>
          <w:bCs/>
        </w:rPr>
        <w:t>funciones:</w:t>
      </w:r>
    </w:p>
    <w:p w14:paraId="1F6C7B68" w14:textId="43D814B1" w:rsidR="00173F01" w:rsidRPr="007204F7" w:rsidRDefault="002833D1" w:rsidP="007204F7">
      <w:pPr>
        <w:pStyle w:val="Textoindependiente"/>
        <w:spacing w:after="120" w:line="276" w:lineRule="auto"/>
        <w:ind w:right="280"/>
        <w:jc w:val="center"/>
        <w:rPr>
          <w:rFonts w:cs="Arial"/>
        </w:rPr>
      </w:pPr>
      <w:commentRangeStart w:id="49"/>
      <w:r w:rsidRPr="007204F7">
        <w:rPr>
          <w:rFonts w:cs="Arial"/>
          <w:noProof/>
          <w:lang w:val="en-US"/>
        </w:rPr>
        <w:drawing>
          <wp:inline distT="0" distB="0" distL="0" distR="0" wp14:anchorId="34D639D7" wp14:editId="0AE2DFF5">
            <wp:extent cx="4929901" cy="79534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53260" cy="799113"/>
                    </a:xfrm>
                    <a:prstGeom prst="rect">
                      <a:avLst/>
                    </a:prstGeom>
                    <a:noFill/>
                  </pic:spPr>
                </pic:pic>
              </a:graphicData>
            </a:graphic>
          </wp:inline>
        </w:drawing>
      </w:r>
      <w:commentRangeEnd w:id="49"/>
      <w:r w:rsidRPr="007204F7">
        <w:rPr>
          <w:rStyle w:val="Refdecomentario"/>
          <w:rFonts w:eastAsia="Courier New" w:cs="Arial"/>
          <w:sz w:val="20"/>
          <w:szCs w:val="20"/>
          <w:lang w:val="es-CO" w:eastAsia="es-ES"/>
        </w:rPr>
        <w:commentReference w:id="49"/>
      </w:r>
    </w:p>
    <w:p w14:paraId="5842E0C8" w14:textId="77777777" w:rsidR="002833D1" w:rsidRPr="007204F7" w:rsidRDefault="002833D1" w:rsidP="007204F7">
      <w:pPr>
        <w:pStyle w:val="Textoindependiente"/>
        <w:spacing w:after="120" w:line="276" w:lineRule="auto"/>
        <w:ind w:right="280"/>
        <w:jc w:val="center"/>
        <w:rPr>
          <w:rFonts w:cs="Arial"/>
        </w:rPr>
      </w:pPr>
    </w:p>
    <w:p w14:paraId="2C5A7783" w14:textId="372EBFE0" w:rsidR="00C35655" w:rsidRPr="007204F7" w:rsidRDefault="00964AE6" w:rsidP="007204F7">
      <w:pPr>
        <w:pStyle w:val="Textoindependiente"/>
        <w:spacing w:after="120" w:line="276" w:lineRule="auto"/>
        <w:ind w:right="280"/>
        <w:rPr>
          <w:rFonts w:eastAsia="Courier New" w:cs="Arial"/>
          <w:lang w:val="es-CO" w:eastAsia="es-ES"/>
        </w:rPr>
      </w:pPr>
      <w:r w:rsidRPr="007204F7">
        <w:rPr>
          <w:rFonts w:cs="Arial"/>
        </w:rPr>
        <w:t xml:space="preserve">Sus </w:t>
      </w:r>
      <w:r w:rsidR="00C35655" w:rsidRPr="007204F7">
        <w:rPr>
          <w:rFonts w:eastAsia="Courier New" w:cs="Arial"/>
          <w:lang w:val="es-CO" w:eastAsia="es-ES"/>
        </w:rPr>
        <w:t>objetivos</w:t>
      </w:r>
      <w:r w:rsidRPr="007204F7">
        <w:rPr>
          <w:rFonts w:eastAsia="Courier New" w:cs="Arial"/>
          <w:lang w:val="es-CO" w:eastAsia="es-ES"/>
        </w:rPr>
        <w:t xml:space="preserve"> son</w:t>
      </w:r>
      <w:r w:rsidR="00C35655" w:rsidRPr="007204F7">
        <w:rPr>
          <w:rFonts w:eastAsia="Courier New" w:cs="Arial"/>
          <w:lang w:val="es-CO" w:eastAsia="es-ES"/>
        </w:rPr>
        <w:t>:</w:t>
      </w:r>
    </w:p>
    <w:p w14:paraId="51AB6275" w14:textId="5399813C" w:rsidR="00D3653B" w:rsidRPr="007204F7" w:rsidRDefault="007C5432" w:rsidP="007204F7">
      <w:pPr>
        <w:pStyle w:val="Textoindependiente"/>
        <w:spacing w:after="120" w:line="276" w:lineRule="auto"/>
        <w:ind w:right="280"/>
        <w:jc w:val="center"/>
        <w:rPr>
          <w:rFonts w:cs="Arial"/>
        </w:rPr>
      </w:pPr>
      <w:commentRangeStart w:id="50"/>
      <w:r w:rsidRPr="007204F7">
        <w:rPr>
          <w:rFonts w:cs="Arial"/>
          <w:noProof/>
          <w:lang w:val="en-US"/>
        </w:rPr>
        <w:drawing>
          <wp:inline distT="0" distB="0" distL="0" distR="0" wp14:anchorId="3B32C70B" wp14:editId="22E4636E">
            <wp:extent cx="4807656" cy="7710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94643" cy="784975"/>
                    </a:xfrm>
                    <a:prstGeom prst="rect">
                      <a:avLst/>
                    </a:prstGeom>
                    <a:noFill/>
                  </pic:spPr>
                </pic:pic>
              </a:graphicData>
            </a:graphic>
          </wp:inline>
        </w:drawing>
      </w:r>
      <w:commentRangeEnd w:id="50"/>
      <w:r w:rsidRPr="007204F7">
        <w:rPr>
          <w:rStyle w:val="Refdecomentario"/>
          <w:rFonts w:eastAsia="Courier New" w:cs="Arial"/>
          <w:sz w:val="20"/>
          <w:szCs w:val="20"/>
          <w:lang w:val="es-CO" w:eastAsia="es-ES"/>
        </w:rPr>
        <w:commentReference w:id="50"/>
      </w:r>
    </w:p>
    <w:p w14:paraId="5861667E" w14:textId="682255A9" w:rsidR="007C5432" w:rsidRPr="007204F7" w:rsidRDefault="007C5432" w:rsidP="007204F7">
      <w:pPr>
        <w:pStyle w:val="Textoindependiente"/>
        <w:spacing w:after="120" w:line="276" w:lineRule="auto"/>
        <w:ind w:right="280"/>
        <w:jc w:val="center"/>
        <w:rPr>
          <w:rFonts w:cs="Arial"/>
        </w:rPr>
      </w:pPr>
    </w:p>
    <w:p w14:paraId="36ECF719" w14:textId="54674227" w:rsidR="00D3653B" w:rsidRPr="007204F7" w:rsidRDefault="00D47038" w:rsidP="007204F7">
      <w:pPr>
        <w:spacing w:after="120"/>
        <w:rPr>
          <w:rFonts w:cs="Arial"/>
        </w:rPr>
      </w:pPr>
      <w:r>
        <w:rPr>
          <w:rFonts w:cs="Arial"/>
        </w:rPr>
        <w:t>Ahora, l</w:t>
      </w:r>
      <w:r w:rsidR="00D3653B" w:rsidRPr="007204F7">
        <w:rPr>
          <w:rFonts w:cs="Arial"/>
        </w:rPr>
        <w:t>a información</w:t>
      </w:r>
      <w:r w:rsidR="00D3653B" w:rsidRPr="007204F7">
        <w:rPr>
          <w:rFonts w:cs="Arial"/>
          <w:spacing w:val="-6"/>
        </w:rPr>
        <w:t xml:space="preserve"> </w:t>
      </w:r>
      <w:r w:rsidR="00D3653B" w:rsidRPr="007204F7">
        <w:rPr>
          <w:rFonts w:cs="Arial"/>
        </w:rPr>
        <w:t>contable</w:t>
      </w:r>
      <w:r w:rsidR="005C3A58" w:rsidRPr="007204F7">
        <w:rPr>
          <w:rFonts w:cs="Arial"/>
        </w:rPr>
        <w:t xml:space="preserve"> </w:t>
      </w:r>
      <w:r w:rsidR="00427CE5" w:rsidRPr="007204F7">
        <w:rPr>
          <w:rFonts w:cs="Arial"/>
        </w:rPr>
        <w:t>tiene como característica que es:</w:t>
      </w:r>
    </w:p>
    <w:p w14:paraId="06204202" w14:textId="0B36FC26" w:rsidR="00A456E7" w:rsidRPr="007204F7" w:rsidRDefault="00A456E7" w:rsidP="007204F7">
      <w:pPr>
        <w:pStyle w:val="Textoindependiente"/>
        <w:spacing w:after="120" w:line="276" w:lineRule="auto"/>
        <w:jc w:val="center"/>
        <w:rPr>
          <w:rFonts w:cs="Arial"/>
          <w:b/>
          <w:lang w:val="es-CO"/>
        </w:rPr>
      </w:pPr>
      <w:commentRangeStart w:id="51"/>
      <w:r w:rsidRPr="007204F7">
        <w:rPr>
          <w:rFonts w:cs="Arial"/>
          <w:b/>
          <w:noProof/>
          <w:lang w:val="en-US"/>
        </w:rPr>
        <w:drawing>
          <wp:inline distT="0" distB="0" distL="0" distR="0" wp14:anchorId="4A45D0BA" wp14:editId="4C7B3A4F">
            <wp:extent cx="4773743" cy="766161"/>
            <wp:effectExtent l="0" t="0" r="190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16492" cy="789071"/>
                    </a:xfrm>
                    <a:prstGeom prst="rect">
                      <a:avLst/>
                    </a:prstGeom>
                    <a:noFill/>
                  </pic:spPr>
                </pic:pic>
              </a:graphicData>
            </a:graphic>
          </wp:inline>
        </w:drawing>
      </w:r>
      <w:commentRangeEnd w:id="51"/>
      <w:r w:rsidRPr="007204F7">
        <w:rPr>
          <w:rStyle w:val="Refdecomentario"/>
          <w:rFonts w:eastAsia="Courier New" w:cs="Arial"/>
          <w:sz w:val="20"/>
          <w:szCs w:val="20"/>
          <w:lang w:val="es-CO" w:eastAsia="es-ES"/>
        </w:rPr>
        <w:commentReference w:id="51"/>
      </w:r>
    </w:p>
    <w:p w14:paraId="2E78C0F7" w14:textId="77777777" w:rsidR="00D47038" w:rsidRDefault="00D47038" w:rsidP="007204F7">
      <w:pPr>
        <w:pStyle w:val="Textoindependiente"/>
        <w:spacing w:after="120" w:line="276" w:lineRule="auto"/>
        <w:ind w:right="232"/>
        <w:rPr>
          <w:rFonts w:cs="Arial"/>
        </w:rPr>
      </w:pPr>
    </w:p>
    <w:p w14:paraId="6938D0CC" w14:textId="680F9A8F" w:rsidR="00D3653B" w:rsidRPr="007204F7" w:rsidRDefault="00D3653B" w:rsidP="007204F7">
      <w:pPr>
        <w:pStyle w:val="Textoindependiente"/>
        <w:spacing w:after="120" w:line="276" w:lineRule="auto"/>
        <w:ind w:right="232"/>
        <w:rPr>
          <w:rFonts w:cs="Arial"/>
        </w:rPr>
      </w:pPr>
      <w:r w:rsidRPr="007204F7">
        <w:rPr>
          <w:rFonts w:cs="Arial"/>
        </w:rPr>
        <w:t xml:space="preserve">Con la finalidad que los estados de los aspectos financieros </w:t>
      </w:r>
      <w:del w:id="52" w:author="JHON JAIRO RODRIGUEZ PEREZ" w:date="2022-06-10T15:39:00Z">
        <w:r w:rsidRPr="007204F7" w:rsidDel="00A2447D">
          <w:rPr>
            <w:rFonts w:cs="Arial"/>
          </w:rPr>
          <w:delText xml:space="preserve">los </w:delText>
        </w:r>
      </w:del>
      <w:ins w:id="53" w:author="JHON JAIRO RODRIGUEZ PEREZ" w:date="2022-06-10T15:39:00Z">
        <w:r w:rsidR="00A2447D">
          <w:rPr>
            <w:rFonts w:cs="Arial"/>
          </w:rPr>
          <w:t xml:space="preserve">sean </w:t>
        </w:r>
      </w:ins>
      <w:r w:rsidRPr="007204F7">
        <w:rPr>
          <w:rFonts w:cs="Arial"/>
        </w:rPr>
        <w:t>ent</w:t>
      </w:r>
      <w:del w:id="54" w:author="JHON JAIRO RODRIGUEZ PEREZ" w:date="2022-06-10T15:39:00Z">
        <w:r w:rsidRPr="007204F7" w:rsidDel="00A2447D">
          <w:rPr>
            <w:rFonts w:cs="Arial"/>
          </w:rPr>
          <w:delText>i</w:delText>
        </w:r>
      </w:del>
      <w:r w:rsidRPr="007204F7">
        <w:rPr>
          <w:rFonts w:cs="Arial"/>
        </w:rPr>
        <w:t>end</w:t>
      </w:r>
      <w:ins w:id="55" w:author="JHON JAIRO RODRIGUEZ PEREZ" w:date="2022-06-10T15:39:00Z">
        <w:r w:rsidR="00A2447D">
          <w:rPr>
            <w:rFonts w:cs="Arial"/>
          </w:rPr>
          <w:t>idos por</w:t>
        </w:r>
      </w:ins>
      <w:del w:id="56" w:author="JHON JAIRO RODRIGUEZ PEREZ" w:date="2022-06-10T15:39:00Z">
        <w:r w:rsidRPr="007204F7" w:rsidDel="00A2447D">
          <w:rPr>
            <w:rFonts w:cs="Arial"/>
          </w:rPr>
          <w:delText>an</w:delText>
        </w:r>
      </w:del>
      <w:r w:rsidRPr="007204F7">
        <w:rPr>
          <w:rFonts w:cs="Arial"/>
        </w:rPr>
        <w:t xml:space="preserve"> terceros, es muy importante que sean preparados siguiendo unas reglas establecidas y/o convenciones que se conozcan previamente y que sean aceptadas de manera general.</w:t>
      </w:r>
    </w:p>
    <w:p w14:paraId="43AF1187" w14:textId="49360C9F" w:rsidR="00D3653B" w:rsidRPr="007204F7" w:rsidRDefault="00D3653B" w:rsidP="007204F7">
      <w:pPr>
        <w:pStyle w:val="Textoindependiente"/>
        <w:spacing w:after="120" w:line="276" w:lineRule="auto"/>
        <w:ind w:right="227"/>
        <w:rPr>
          <w:rFonts w:cs="Arial"/>
        </w:rPr>
      </w:pPr>
      <w:r w:rsidRPr="007204F7">
        <w:rPr>
          <w:rFonts w:cs="Arial"/>
        </w:rPr>
        <w:t>Dichos principios son muy puntuales y representan reglas básicas relacionadas con las normas</w:t>
      </w:r>
      <w:r w:rsidR="00D563B3" w:rsidRPr="007204F7">
        <w:rPr>
          <w:rFonts w:cs="Arial"/>
        </w:rPr>
        <w:t xml:space="preserve">, </w:t>
      </w:r>
      <w:r w:rsidRPr="007204F7">
        <w:rPr>
          <w:rFonts w:cs="Arial"/>
        </w:rPr>
        <w:t>deriva</w:t>
      </w:r>
      <w:r w:rsidR="00D563B3" w:rsidRPr="007204F7">
        <w:rPr>
          <w:rFonts w:cs="Arial"/>
        </w:rPr>
        <w:t>dos</w:t>
      </w:r>
      <w:r w:rsidRPr="007204F7">
        <w:rPr>
          <w:rFonts w:cs="Arial"/>
        </w:rPr>
        <w:t xml:space="preserve"> de los factores económicos y políticos del medio ambiente, culturas, formas de pensar y la forma como esté segmentada la comunidad que está involucrada en el mundo de los negocios.</w:t>
      </w:r>
    </w:p>
    <w:p w14:paraId="7E610F5A" w14:textId="44E190ED" w:rsidR="00D3653B" w:rsidRPr="007204F7" w:rsidRDefault="00BB0888" w:rsidP="007204F7">
      <w:pPr>
        <w:pStyle w:val="Textoindependiente"/>
        <w:spacing w:after="120" w:line="276" w:lineRule="auto"/>
        <w:ind w:right="233"/>
        <w:rPr>
          <w:rFonts w:cs="Arial"/>
        </w:rPr>
      </w:pPr>
      <w:r>
        <w:rPr>
          <w:rFonts w:cs="Arial"/>
        </w:rPr>
        <w:t xml:space="preserve">Por último, </w:t>
      </w:r>
      <w:ins w:id="57" w:author="JHON JAIRO RODRIGUEZ PEREZ" w:date="2022-06-10T15:53:00Z">
        <w:r w:rsidR="002430FE">
          <w:rPr>
            <w:rFonts w:cs="Arial"/>
          </w:rPr>
          <w:t xml:space="preserve">a continuación se puede reconocer </w:t>
        </w:r>
      </w:ins>
      <w:del w:id="58" w:author="JHON JAIRO RODRIGUEZ PEREZ" w:date="2022-06-10T15:53:00Z">
        <w:r w:rsidDel="002430FE">
          <w:rPr>
            <w:rFonts w:cs="Arial"/>
          </w:rPr>
          <w:delText>conozcamos</w:delText>
        </w:r>
      </w:del>
      <w:del w:id="59" w:author="JHON JAIRO RODRIGUEZ PEREZ" w:date="2022-06-10T15:54:00Z">
        <w:r w:rsidR="00D3653B" w:rsidRPr="007204F7" w:rsidDel="002430FE">
          <w:rPr>
            <w:rFonts w:cs="Arial"/>
          </w:rPr>
          <w:delText xml:space="preserve"> </w:delText>
        </w:r>
      </w:del>
      <w:r w:rsidR="00D3653B" w:rsidRPr="007204F7">
        <w:rPr>
          <w:rFonts w:cs="Arial"/>
        </w:rPr>
        <w:t xml:space="preserve">los </w:t>
      </w:r>
      <w:ins w:id="60" w:author="JHON JAIRO RODRIGUEZ PEREZ" w:date="2022-06-10T15:54:00Z">
        <w:r w:rsidR="002430FE">
          <w:rPr>
            <w:rFonts w:cs="Arial"/>
          </w:rPr>
          <w:t>p</w:t>
        </w:r>
      </w:ins>
      <w:del w:id="61" w:author="JHON JAIRO RODRIGUEZ PEREZ" w:date="2022-06-10T15:54:00Z">
        <w:r w:rsidR="00D3653B" w:rsidRPr="007204F7" w:rsidDel="002430FE">
          <w:rPr>
            <w:rFonts w:cs="Arial"/>
          </w:rPr>
          <w:delText>P</w:delText>
        </w:r>
      </w:del>
      <w:r w:rsidR="00D3653B" w:rsidRPr="007204F7">
        <w:rPr>
          <w:rFonts w:cs="Arial"/>
        </w:rPr>
        <w:t xml:space="preserve">rincipios </w:t>
      </w:r>
      <w:ins w:id="62" w:author="JHON JAIRO RODRIGUEZ PEREZ" w:date="2022-06-10T15:54:00Z">
        <w:r w:rsidR="002430FE">
          <w:rPr>
            <w:rFonts w:cs="Arial"/>
          </w:rPr>
          <w:t>c</w:t>
        </w:r>
      </w:ins>
      <w:del w:id="63" w:author="JHON JAIRO RODRIGUEZ PEREZ" w:date="2022-06-10T15:54:00Z">
        <w:r w:rsidR="00D3653B" w:rsidRPr="007204F7" w:rsidDel="002430FE">
          <w:rPr>
            <w:rFonts w:cs="Arial"/>
          </w:rPr>
          <w:delText>C</w:delText>
        </w:r>
      </w:del>
      <w:r w:rsidR="00D3653B" w:rsidRPr="007204F7">
        <w:rPr>
          <w:rFonts w:cs="Arial"/>
        </w:rPr>
        <w:t xml:space="preserve">ontables de </w:t>
      </w:r>
      <w:ins w:id="64" w:author="JHON JAIRO RODRIGUEZ PEREZ" w:date="2022-06-10T15:54:00Z">
        <w:r w:rsidR="002430FE">
          <w:rPr>
            <w:rFonts w:cs="Arial"/>
          </w:rPr>
          <w:t>a</w:t>
        </w:r>
      </w:ins>
      <w:del w:id="65" w:author="JHON JAIRO RODRIGUEZ PEREZ" w:date="2022-06-10T15:54:00Z">
        <w:r w:rsidR="00D3653B" w:rsidRPr="007204F7" w:rsidDel="002430FE">
          <w:rPr>
            <w:rFonts w:cs="Arial"/>
          </w:rPr>
          <w:delText>A</w:delText>
        </w:r>
      </w:del>
      <w:r w:rsidR="00D3653B" w:rsidRPr="007204F7">
        <w:rPr>
          <w:rFonts w:cs="Arial"/>
        </w:rPr>
        <w:t xml:space="preserve">ceptación </w:t>
      </w:r>
      <w:ins w:id="66" w:author="JHON JAIRO RODRIGUEZ PEREZ" w:date="2022-06-10T15:54:00Z">
        <w:r w:rsidR="002430FE">
          <w:rPr>
            <w:rFonts w:cs="Arial"/>
          </w:rPr>
          <w:t>g</w:t>
        </w:r>
      </w:ins>
      <w:del w:id="67" w:author="JHON JAIRO RODRIGUEZ PEREZ" w:date="2022-06-10T15:54:00Z">
        <w:r w:rsidR="00D3653B" w:rsidRPr="007204F7" w:rsidDel="002430FE">
          <w:rPr>
            <w:rFonts w:cs="Arial"/>
          </w:rPr>
          <w:delText>G</w:delText>
        </w:r>
      </w:del>
      <w:r w:rsidR="00D3653B" w:rsidRPr="007204F7">
        <w:rPr>
          <w:rFonts w:cs="Arial"/>
        </w:rPr>
        <w:t>eneral, definidos según características del medio ambiente en el que se mueve el mundo de la contabilidad.</w:t>
      </w:r>
    </w:p>
    <w:p w14:paraId="16AE4551" w14:textId="51719613" w:rsidR="00C567DB" w:rsidRPr="007204F7" w:rsidRDefault="00C567DB" w:rsidP="007204F7">
      <w:pPr>
        <w:pStyle w:val="Textoindependiente"/>
        <w:spacing w:after="120" w:line="276" w:lineRule="auto"/>
        <w:ind w:left="542" w:right="233"/>
        <w:rPr>
          <w:rFonts w:cs="Arial"/>
        </w:rPr>
      </w:pPr>
    </w:p>
    <w:p w14:paraId="4452F2DF" w14:textId="245D1168" w:rsidR="00D3653B" w:rsidRPr="007204F7" w:rsidRDefault="00D870C9" w:rsidP="007204F7">
      <w:pPr>
        <w:spacing w:after="120"/>
        <w:jc w:val="center"/>
        <w:rPr>
          <w:rFonts w:cs="Arial"/>
        </w:rPr>
      </w:pPr>
      <w:commentRangeStart w:id="68"/>
      <w:r w:rsidRPr="007204F7">
        <w:rPr>
          <w:rFonts w:cs="Arial"/>
          <w:noProof/>
          <w:lang w:val="en-US" w:eastAsia="en-US"/>
        </w:rPr>
        <w:drawing>
          <wp:inline distT="0" distB="0" distL="0" distR="0" wp14:anchorId="14CBC98B" wp14:editId="05F05A14">
            <wp:extent cx="5395005" cy="86587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95587" cy="882013"/>
                    </a:xfrm>
                    <a:prstGeom prst="rect">
                      <a:avLst/>
                    </a:prstGeom>
                    <a:noFill/>
                  </pic:spPr>
                </pic:pic>
              </a:graphicData>
            </a:graphic>
          </wp:inline>
        </w:drawing>
      </w:r>
      <w:commentRangeEnd w:id="68"/>
      <w:r w:rsidRPr="007204F7">
        <w:rPr>
          <w:rStyle w:val="Refdecomentario"/>
          <w:rFonts w:cs="Arial"/>
          <w:sz w:val="20"/>
          <w:szCs w:val="20"/>
        </w:rPr>
        <w:commentReference w:id="68"/>
      </w:r>
    </w:p>
    <w:p w14:paraId="145E3AA3" w14:textId="1D54CA92" w:rsidR="00F34884" w:rsidRPr="007204F7" w:rsidRDefault="00F34884" w:rsidP="007204F7">
      <w:pPr>
        <w:spacing w:after="120"/>
        <w:rPr>
          <w:rFonts w:cs="Arial"/>
        </w:rPr>
      </w:pPr>
    </w:p>
    <w:p w14:paraId="29607ECB" w14:textId="3650D814" w:rsidR="001433AA" w:rsidRPr="007204F7" w:rsidRDefault="00BD4967" w:rsidP="005412CE">
      <w:pPr>
        <w:pStyle w:val="Prrafodelista"/>
        <w:numPr>
          <w:ilvl w:val="0"/>
          <w:numId w:val="46"/>
        </w:numPr>
        <w:spacing w:after="120"/>
        <w:contextualSpacing w:val="0"/>
        <w:rPr>
          <w:rFonts w:cs="Arial"/>
          <w:b/>
          <w:bCs/>
        </w:rPr>
      </w:pPr>
      <w:r w:rsidRPr="007204F7">
        <w:rPr>
          <w:rFonts w:cs="Arial"/>
          <w:b/>
          <w:bCs/>
        </w:rPr>
        <w:t>Estadística</w:t>
      </w:r>
    </w:p>
    <w:p w14:paraId="13FB468C" w14:textId="4869AF4F" w:rsidR="00692598" w:rsidRPr="007204F7" w:rsidRDefault="009C4873" w:rsidP="007204F7">
      <w:pPr>
        <w:shd w:val="clear" w:color="auto" w:fill="FFFFFF"/>
        <w:adjustRightInd w:val="0"/>
        <w:spacing w:after="120"/>
        <w:textAlignment w:val="baseline"/>
        <w:rPr>
          <w:rFonts w:cs="Arial"/>
        </w:rPr>
      </w:pPr>
      <w:commentRangeStart w:id="69"/>
      <w:r w:rsidRPr="007204F7">
        <w:rPr>
          <w:rFonts w:cs="Arial"/>
          <w:noProof/>
          <w:lang w:val="en-US" w:eastAsia="en-US"/>
        </w:rPr>
        <w:drawing>
          <wp:anchor distT="0" distB="0" distL="114300" distR="114300" simplePos="0" relativeHeight="251659274" behindDoc="0" locked="0" layoutInCell="1" allowOverlap="1" wp14:anchorId="1DB03A6B" wp14:editId="39C320E2">
            <wp:simplePos x="0" y="0"/>
            <wp:positionH relativeFrom="column">
              <wp:posOffset>3810</wp:posOffset>
            </wp:positionH>
            <wp:positionV relativeFrom="paragraph">
              <wp:posOffset>5715</wp:posOffset>
            </wp:positionV>
            <wp:extent cx="812800" cy="1223010"/>
            <wp:effectExtent l="0" t="0" r="6350" b="0"/>
            <wp:wrapSquare wrapText="bothSides"/>
            <wp:docPr id="6" name="Imagen 6" descr="Fotos de stock gratuitas de acción, análisis, anóni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tos de stock gratuitas de acción, análisis, anónim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12800" cy="122301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69"/>
      <w:r w:rsidRPr="007204F7">
        <w:rPr>
          <w:rStyle w:val="Refdecomentario"/>
          <w:rFonts w:cs="Arial"/>
          <w:sz w:val="20"/>
          <w:szCs w:val="20"/>
        </w:rPr>
        <w:commentReference w:id="69"/>
      </w:r>
      <w:r w:rsidR="001E7915" w:rsidRPr="007204F7">
        <w:rPr>
          <w:rFonts w:cs="Arial"/>
        </w:rPr>
        <w:t>La estadística juega un papel de suma importancia en la investigación científica</w:t>
      </w:r>
      <w:r w:rsidR="00BB0888">
        <w:rPr>
          <w:rFonts w:cs="Arial"/>
        </w:rPr>
        <w:t>,</w:t>
      </w:r>
      <w:r w:rsidR="001E7915" w:rsidRPr="007204F7">
        <w:rPr>
          <w:rFonts w:cs="Arial"/>
        </w:rPr>
        <w:t xml:space="preserve"> siendo soporte en el proceso de toma de decisiones, además es útil como direccionamiento y control en diferentes campos </w:t>
      </w:r>
      <w:r w:rsidR="00113124" w:rsidRPr="007204F7">
        <w:rPr>
          <w:rFonts w:cs="Arial"/>
        </w:rPr>
        <w:t>(</w:t>
      </w:r>
      <w:r w:rsidR="001E7915" w:rsidRPr="007204F7">
        <w:rPr>
          <w:rFonts w:cs="Arial"/>
        </w:rPr>
        <w:t>como el de la salud</w:t>
      </w:r>
      <w:r w:rsidR="00113124" w:rsidRPr="007204F7">
        <w:rPr>
          <w:rFonts w:cs="Arial"/>
        </w:rPr>
        <w:t>).</w:t>
      </w:r>
    </w:p>
    <w:p w14:paraId="11150AEE" w14:textId="698261CA" w:rsidR="00E927CE" w:rsidRPr="007204F7" w:rsidRDefault="001E7915" w:rsidP="007204F7">
      <w:pPr>
        <w:shd w:val="clear" w:color="auto" w:fill="FFFFFF"/>
        <w:adjustRightInd w:val="0"/>
        <w:spacing w:after="120"/>
        <w:textAlignment w:val="baseline"/>
        <w:rPr>
          <w:rFonts w:cs="Arial"/>
        </w:rPr>
      </w:pPr>
      <w:r w:rsidRPr="007204F7">
        <w:rPr>
          <w:rFonts w:cs="Arial"/>
        </w:rPr>
        <w:t xml:space="preserve">La salud de las personas es un bien de innumerable valor que debe ser administrado de la mejor manera; por lo </w:t>
      </w:r>
      <w:r w:rsidR="006C135B" w:rsidRPr="007204F7">
        <w:rPr>
          <w:rFonts w:cs="Arial"/>
        </w:rPr>
        <w:t>tanto</w:t>
      </w:r>
      <w:r w:rsidR="00756294" w:rsidRPr="007204F7">
        <w:rPr>
          <w:rFonts w:cs="Arial"/>
        </w:rPr>
        <w:t>,</w:t>
      </w:r>
      <w:r w:rsidRPr="007204F7">
        <w:rPr>
          <w:rFonts w:cs="Arial"/>
        </w:rPr>
        <w:t xml:space="preserve"> los alcances de la gestión p</w:t>
      </w:r>
      <w:r w:rsidR="00D3653B" w:rsidRPr="007204F7">
        <w:rPr>
          <w:rFonts w:cs="Arial"/>
        </w:rPr>
        <w:t>ú</w:t>
      </w:r>
      <w:r w:rsidRPr="007204F7">
        <w:rPr>
          <w:rFonts w:cs="Arial"/>
        </w:rPr>
        <w:t xml:space="preserve">blica requieren en gran parte de la calidad de la información </w:t>
      </w:r>
      <w:r w:rsidR="00E927CE" w:rsidRPr="007204F7">
        <w:rPr>
          <w:rFonts w:cs="Arial"/>
        </w:rPr>
        <w:t xml:space="preserve">respecto </w:t>
      </w:r>
      <w:r w:rsidR="000D1ED2" w:rsidRPr="007204F7">
        <w:rPr>
          <w:rFonts w:cs="Arial"/>
        </w:rPr>
        <w:t>al</w:t>
      </w:r>
      <w:r w:rsidR="00E927CE" w:rsidRPr="007204F7">
        <w:rPr>
          <w:rFonts w:cs="Arial"/>
        </w:rPr>
        <w:t xml:space="preserve"> objeto que es administrado y de los procedimientos utilizados para exponer dicha información.</w:t>
      </w:r>
    </w:p>
    <w:p w14:paraId="1AB74A0F" w14:textId="77777777" w:rsidR="006B78D0" w:rsidRDefault="00E927CE" w:rsidP="007204F7">
      <w:pPr>
        <w:shd w:val="clear" w:color="auto" w:fill="FFFFFF"/>
        <w:adjustRightInd w:val="0"/>
        <w:spacing w:after="120"/>
        <w:textAlignment w:val="baseline"/>
        <w:rPr>
          <w:rFonts w:cs="Arial"/>
        </w:rPr>
      </w:pPr>
      <w:r w:rsidRPr="007204F7">
        <w:rPr>
          <w:rFonts w:cs="Arial"/>
        </w:rPr>
        <w:t>A nivel salud las estadísticas se agrupan en</w:t>
      </w:r>
      <w:r w:rsidR="006B78D0" w:rsidRPr="007204F7">
        <w:rPr>
          <w:rFonts w:cs="Arial"/>
        </w:rPr>
        <w:t>:</w:t>
      </w:r>
    </w:p>
    <w:p w14:paraId="19775719" w14:textId="77777777" w:rsidR="00BB0888" w:rsidRPr="007204F7" w:rsidRDefault="00BB0888" w:rsidP="007204F7">
      <w:pPr>
        <w:shd w:val="clear" w:color="auto" w:fill="FFFFFF"/>
        <w:adjustRightInd w:val="0"/>
        <w:spacing w:after="120"/>
        <w:textAlignment w:val="baseline"/>
        <w:rPr>
          <w:rFonts w:cs="Arial"/>
        </w:rPr>
      </w:pPr>
    </w:p>
    <w:p w14:paraId="23D9F7DB" w14:textId="77777777" w:rsidR="006B78D0" w:rsidRPr="007204F7" w:rsidRDefault="006B78D0" w:rsidP="007204F7">
      <w:pPr>
        <w:pStyle w:val="Prrafodelista"/>
        <w:numPr>
          <w:ilvl w:val="0"/>
          <w:numId w:val="22"/>
        </w:numPr>
        <w:shd w:val="clear" w:color="auto" w:fill="FFFFFF"/>
        <w:adjustRightInd w:val="0"/>
        <w:spacing w:after="120"/>
        <w:contextualSpacing w:val="0"/>
        <w:textAlignment w:val="baseline"/>
        <w:rPr>
          <w:rFonts w:cs="Arial"/>
        </w:rPr>
      </w:pPr>
      <w:commentRangeStart w:id="70"/>
      <w:r w:rsidRPr="007204F7">
        <w:rPr>
          <w:rFonts w:cs="Arial"/>
        </w:rPr>
        <w:t>D</w:t>
      </w:r>
      <w:r w:rsidR="00E927CE" w:rsidRPr="007204F7">
        <w:rPr>
          <w:rFonts w:cs="Arial"/>
        </w:rPr>
        <w:t>emográficas</w:t>
      </w:r>
      <w:r w:rsidRPr="007204F7">
        <w:rPr>
          <w:rFonts w:cs="Arial"/>
        </w:rPr>
        <w:t>.</w:t>
      </w:r>
    </w:p>
    <w:p w14:paraId="6DDC23DA" w14:textId="77777777" w:rsidR="006B78D0" w:rsidRPr="007204F7" w:rsidRDefault="006B78D0" w:rsidP="007204F7">
      <w:pPr>
        <w:pStyle w:val="Prrafodelista"/>
        <w:numPr>
          <w:ilvl w:val="0"/>
          <w:numId w:val="22"/>
        </w:numPr>
        <w:shd w:val="clear" w:color="auto" w:fill="FFFFFF"/>
        <w:adjustRightInd w:val="0"/>
        <w:spacing w:after="120"/>
        <w:contextualSpacing w:val="0"/>
        <w:textAlignment w:val="baseline"/>
        <w:rPr>
          <w:rFonts w:cs="Arial"/>
        </w:rPr>
      </w:pPr>
      <w:r w:rsidRPr="007204F7">
        <w:rPr>
          <w:rFonts w:cs="Arial"/>
        </w:rPr>
        <w:t>V</w:t>
      </w:r>
      <w:r w:rsidR="00E927CE" w:rsidRPr="007204F7">
        <w:rPr>
          <w:rFonts w:cs="Arial"/>
        </w:rPr>
        <w:t>itales</w:t>
      </w:r>
      <w:r w:rsidRPr="007204F7">
        <w:rPr>
          <w:rFonts w:cs="Arial"/>
        </w:rPr>
        <w:t>.</w:t>
      </w:r>
    </w:p>
    <w:p w14:paraId="1CFB7155" w14:textId="77777777" w:rsidR="006B78D0" w:rsidRPr="007204F7" w:rsidRDefault="006B78D0" w:rsidP="007204F7">
      <w:pPr>
        <w:pStyle w:val="Prrafodelista"/>
        <w:numPr>
          <w:ilvl w:val="0"/>
          <w:numId w:val="22"/>
        </w:numPr>
        <w:shd w:val="clear" w:color="auto" w:fill="FFFFFF"/>
        <w:adjustRightInd w:val="0"/>
        <w:spacing w:after="120"/>
        <w:contextualSpacing w:val="0"/>
        <w:textAlignment w:val="baseline"/>
        <w:rPr>
          <w:rFonts w:cs="Arial"/>
        </w:rPr>
      </w:pPr>
      <w:r w:rsidRPr="007204F7">
        <w:rPr>
          <w:rFonts w:cs="Arial"/>
        </w:rPr>
        <w:t>R</w:t>
      </w:r>
      <w:r w:rsidR="00E927CE" w:rsidRPr="007204F7">
        <w:rPr>
          <w:rFonts w:cs="Arial"/>
        </w:rPr>
        <w:t>ecursos y servicios</w:t>
      </w:r>
      <w:r w:rsidRPr="007204F7">
        <w:rPr>
          <w:rFonts w:cs="Arial"/>
        </w:rPr>
        <w:t>.</w:t>
      </w:r>
    </w:p>
    <w:commentRangeEnd w:id="70"/>
    <w:p w14:paraId="588E259A" w14:textId="65156BB0" w:rsidR="006B78D0" w:rsidRPr="007204F7" w:rsidRDefault="00BB0888" w:rsidP="007204F7">
      <w:pPr>
        <w:pStyle w:val="Prrafodelista"/>
        <w:numPr>
          <w:ilvl w:val="0"/>
          <w:numId w:val="22"/>
        </w:numPr>
        <w:shd w:val="clear" w:color="auto" w:fill="FFFFFF"/>
        <w:adjustRightInd w:val="0"/>
        <w:spacing w:after="120"/>
        <w:contextualSpacing w:val="0"/>
        <w:textAlignment w:val="baseline"/>
        <w:rPr>
          <w:rFonts w:cs="Arial"/>
        </w:rPr>
      </w:pPr>
      <w:r>
        <w:rPr>
          <w:rFonts w:cs="Arial"/>
        </w:rPr>
        <w:t>D</w:t>
      </w:r>
      <w:r w:rsidR="00E927CE" w:rsidRPr="007204F7">
        <w:rPr>
          <w:rFonts w:cs="Arial"/>
        </w:rPr>
        <w:t>e saneamiento</w:t>
      </w:r>
      <w:r w:rsidR="006B78D0" w:rsidRPr="007204F7">
        <w:rPr>
          <w:rFonts w:cs="Arial"/>
        </w:rPr>
        <w:t>.</w:t>
      </w:r>
      <w:r w:rsidR="006B78D0" w:rsidRPr="007204F7">
        <w:rPr>
          <w:rStyle w:val="Refdecomentario"/>
          <w:rFonts w:cs="Arial"/>
          <w:sz w:val="20"/>
          <w:szCs w:val="20"/>
        </w:rPr>
        <w:commentReference w:id="70"/>
      </w:r>
    </w:p>
    <w:p w14:paraId="01D12239" w14:textId="77777777" w:rsidR="00BB0888" w:rsidRDefault="00BB0888" w:rsidP="007204F7">
      <w:pPr>
        <w:shd w:val="clear" w:color="auto" w:fill="FFFFFF"/>
        <w:adjustRightInd w:val="0"/>
        <w:spacing w:after="120"/>
        <w:textAlignment w:val="baseline"/>
        <w:rPr>
          <w:rFonts w:cs="Arial"/>
        </w:rPr>
      </w:pPr>
    </w:p>
    <w:p w14:paraId="6E45AD15" w14:textId="1A32C00B" w:rsidR="001E7915" w:rsidRPr="007204F7" w:rsidRDefault="00756294" w:rsidP="007204F7">
      <w:pPr>
        <w:shd w:val="clear" w:color="auto" w:fill="FFFFFF"/>
        <w:adjustRightInd w:val="0"/>
        <w:spacing w:after="120"/>
        <w:textAlignment w:val="baseline"/>
        <w:rPr>
          <w:rFonts w:cs="Arial"/>
        </w:rPr>
      </w:pPr>
      <w:r w:rsidRPr="007204F7">
        <w:rPr>
          <w:rFonts w:cs="Arial"/>
        </w:rPr>
        <w:t>Estas</w:t>
      </w:r>
      <w:r w:rsidR="00E927CE" w:rsidRPr="007204F7">
        <w:rPr>
          <w:rFonts w:cs="Arial"/>
        </w:rPr>
        <w:t xml:space="preserve"> son utilizadas para describir aspectos como el grado de salud</w:t>
      </w:r>
      <w:r w:rsidR="00700DCF" w:rsidRPr="007204F7">
        <w:rPr>
          <w:rFonts w:cs="Arial"/>
        </w:rPr>
        <w:t xml:space="preserve"> y</w:t>
      </w:r>
      <w:r w:rsidR="00BB0888">
        <w:rPr>
          <w:rFonts w:cs="Arial"/>
        </w:rPr>
        <w:t xml:space="preserve"> el diagnó</w:t>
      </w:r>
      <w:r w:rsidR="00E927CE" w:rsidRPr="007204F7">
        <w:rPr>
          <w:rFonts w:cs="Arial"/>
        </w:rPr>
        <w:t xml:space="preserve">stico de las patologías, precisar el alcance y restricción de los programas de salud, así como el éxito y fracaso de </w:t>
      </w:r>
      <w:r w:rsidR="00772CF1" w:rsidRPr="007204F7">
        <w:rPr>
          <w:rFonts w:cs="Arial"/>
        </w:rPr>
        <w:t>estos</w:t>
      </w:r>
      <w:r w:rsidR="00E927CE" w:rsidRPr="007204F7">
        <w:rPr>
          <w:rFonts w:cs="Arial"/>
        </w:rPr>
        <w:t>, entre otros.</w:t>
      </w:r>
    </w:p>
    <w:p w14:paraId="012C4FF3" w14:textId="3F61F7CA" w:rsidR="00DC5D77" w:rsidRDefault="002A6EDC" w:rsidP="007204F7">
      <w:pPr>
        <w:shd w:val="clear" w:color="auto" w:fill="FFFFFF"/>
        <w:adjustRightInd w:val="0"/>
        <w:spacing w:after="120"/>
        <w:textAlignment w:val="baseline"/>
        <w:rPr>
          <w:rFonts w:cs="Arial"/>
        </w:rPr>
      </w:pPr>
      <w:r w:rsidRPr="007204F7">
        <w:rPr>
          <w:rFonts w:cs="Arial"/>
        </w:rPr>
        <w:t>Como se mencionó anteriormente, tener información clara y veraz es fundamental para lograr tomar decisiones certeras en la solución de problemas, por lo cual se requiere de un procesamiento adecuado de los datos.</w:t>
      </w:r>
    </w:p>
    <w:p w14:paraId="731FBB8C" w14:textId="6F1B7395" w:rsidR="001B1A06" w:rsidRDefault="002A6EDC" w:rsidP="007204F7">
      <w:pPr>
        <w:spacing w:after="120"/>
        <w:rPr>
          <w:rFonts w:cs="Arial"/>
        </w:rPr>
      </w:pPr>
      <w:r w:rsidRPr="007204F7">
        <w:rPr>
          <w:rFonts w:cs="Arial"/>
        </w:rPr>
        <w:t xml:space="preserve">La estadística es un campo del conocimiento que proporciona al investigador </w:t>
      </w:r>
      <w:r w:rsidR="00F45C27" w:rsidRPr="007204F7">
        <w:rPr>
          <w:rFonts w:cs="Arial"/>
        </w:rPr>
        <w:t xml:space="preserve">las herramientas para </w:t>
      </w:r>
      <w:r w:rsidRPr="007204F7">
        <w:rPr>
          <w:rFonts w:cs="Arial"/>
        </w:rPr>
        <w:t xml:space="preserve">sacar conclusiones </w:t>
      </w:r>
      <w:r w:rsidR="001B1A06" w:rsidRPr="007204F7">
        <w:rPr>
          <w:rFonts w:cs="Arial"/>
        </w:rPr>
        <w:t>de cierta población en base a la información proporcionada por la muestra</w:t>
      </w:r>
      <w:r w:rsidR="0037694F" w:rsidRPr="007204F7">
        <w:rPr>
          <w:rFonts w:cs="Arial"/>
        </w:rPr>
        <w:t>, en conclusión</w:t>
      </w:r>
      <w:r w:rsidR="00657CD7" w:rsidRPr="007204F7">
        <w:rPr>
          <w:rFonts w:cs="Arial"/>
        </w:rPr>
        <w:t>,</w:t>
      </w:r>
      <w:r w:rsidR="00C47687" w:rsidRPr="007204F7">
        <w:rPr>
          <w:rFonts w:cs="Arial"/>
        </w:rPr>
        <w:t xml:space="preserve"> es</w:t>
      </w:r>
      <w:r w:rsidR="001B1A06" w:rsidRPr="007204F7">
        <w:rPr>
          <w:rFonts w:cs="Arial"/>
        </w:rPr>
        <w:t xml:space="preserve"> una ciencia que estudia la recolección, el análisis y la interpretación de datos ya sea como apoyo en la toma de decisiones o para aclarar situaciones regulares o irregulares de algún fenómeno o estudio aplicado.</w:t>
      </w:r>
    </w:p>
    <w:p w14:paraId="13F32006" w14:textId="77777777" w:rsidR="00BB0888" w:rsidRDefault="00BB0888" w:rsidP="007204F7">
      <w:pPr>
        <w:spacing w:after="120"/>
        <w:rPr>
          <w:rFonts w:cs="Arial"/>
        </w:rPr>
      </w:pPr>
    </w:p>
    <w:p w14:paraId="345B0B63" w14:textId="77777777" w:rsidR="00AA7B9C" w:rsidRDefault="00BB0888">
      <w:pPr>
        <w:shd w:val="clear" w:color="auto" w:fill="FFFFFF"/>
        <w:adjustRightInd w:val="0"/>
        <w:spacing w:after="120"/>
        <w:textAlignment w:val="baseline"/>
        <w:rPr>
          <w:ins w:id="71" w:author="JHON JAIRO RODRIGUEZ PEREZ" w:date="2022-06-10T16:27:00Z"/>
          <w:rFonts w:cs="Arial"/>
          <w:b/>
          <w:bCs/>
        </w:rPr>
        <w:pPrChange w:id="72" w:author="JHON JAIRO RODRIGUEZ PEREZ" w:date="2022-06-10T16:27:00Z">
          <w:pPr>
            <w:shd w:val="clear" w:color="auto" w:fill="FFFFFF"/>
            <w:adjustRightInd w:val="0"/>
            <w:spacing w:after="120"/>
            <w:jc w:val="center"/>
            <w:textAlignment w:val="baseline"/>
          </w:pPr>
        </w:pPrChange>
      </w:pPr>
      <w:r>
        <w:rPr>
          <w:rFonts w:cs="Arial"/>
          <w:b/>
          <w:bCs/>
        </w:rPr>
        <w:t>Figura</w:t>
      </w:r>
      <w:r w:rsidRPr="007204F7">
        <w:rPr>
          <w:rFonts w:cs="Arial"/>
        </w:rPr>
        <w:t xml:space="preserve"> </w:t>
      </w:r>
      <w:r w:rsidRPr="007204F7">
        <w:rPr>
          <w:rFonts w:cs="Arial"/>
          <w:b/>
          <w:bCs/>
        </w:rPr>
        <w:t>1</w:t>
      </w:r>
    </w:p>
    <w:p w14:paraId="7CBB0EEA" w14:textId="23D0B480" w:rsidR="00BB0888" w:rsidRPr="007204F7" w:rsidRDefault="00BB0888">
      <w:pPr>
        <w:shd w:val="clear" w:color="auto" w:fill="FFFFFF"/>
        <w:adjustRightInd w:val="0"/>
        <w:spacing w:after="120"/>
        <w:textAlignment w:val="baseline"/>
        <w:rPr>
          <w:rFonts w:cs="Arial"/>
        </w:rPr>
        <w:pPrChange w:id="73" w:author="JHON JAIRO RODRIGUEZ PEREZ" w:date="2022-06-10T16:27:00Z">
          <w:pPr>
            <w:shd w:val="clear" w:color="auto" w:fill="FFFFFF"/>
            <w:adjustRightInd w:val="0"/>
            <w:spacing w:after="120"/>
            <w:jc w:val="center"/>
            <w:textAlignment w:val="baseline"/>
          </w:pPr>
        </w:pPrChange>
      </w:pPr>
      <w:del w:id="74" w:author="JHON JAIRO RODRIGUEZ PEREZ" w:date="2022-06-10T16:27:00Z">
        <w:r w:rsidRPr="007204F7" w:rsidDel="00AA7B9C">
          <w:rPr>
            <w:rFonts w:cs="Arial"/>
          </w:rPr>
          <w:br/>
        </w:r>
      </w:del>
      <w:r>
        <w:rPr>
          <w:rFonts w:cs="Arial"/>
          <w:i/>
          <w:iCs/>
        </w:rPr>
        <w:t>¿</w:t>
      </w:r>
      <w:r w:rsidRPr="007204F7">
        <w:rPr>
          <w:rFonts w:cs="Arial"/>
          <w:i/>
          <w:iCs/>
        </w:rPr>
        <w:t>Qué hace la estadística?</w:t>
      </w:r>
    </w:p>
    <w:p w14:paraId="2F3827D0" w14:textId="77777777" w:rsidR="00BB0888" w:rsidRPr="007204F7" w:rsidRDefault="00BB0888" w:rsidP="00BB0888">
      <w:pPr>
        <w:shd w:val="clear" w:color="auto" w:fill="FFFFFF"/>
        <w:adjustRightInd w:val="0"/>
        <w:spacing w:after="120"/>
        <w:jc w:val="center"/>
        <w:textAlignment w:val="baseline"/>
        <w:rPr>
          <w:rFonts w:cs="Arial"/>
        </w:rPr>
      </w:pPr>
      <w:commentRangeStart w:id="75"/>
      <w:r w:rsidRPr="007204F7">
        <w:rPr>
          <w:rFonts w:cs="Arial"/>
          <w:noProof/>
          <w:lang w:val="en-US" w:eastAsia="en-US"/>
        </w:rPr>
        <w:drawing>
          <wp:inline distT="0" distB="0" distL="0" distR="0" wp14:anchorId="185C1355" wp14:editId="1F5E6345">
            <wp:extent cx="3019646" cy="2041303"/>
            <wp:effectExtent l="0" t="0" r="47625" b="0"/>
            <wp:docPr id="16" name="Diagrama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commentRangeEnd w:id="75"/>
      <w:r w:rsidRPr="007204F7">
        <w:rPr>
          <w:rStyle w:val="Refdecomentario"/>
          <w:rFonts w:cs="Arial"/>
          <w:sz w:val="20"/>
          <w:szCs w:val="20"/>
        </w:rPr>
        <w:commentReference w:id="75"/>
      </w:r>
    </w:p>
    <w:p w14:paraId="71203C6D" w14:textId="77777777" w:rsidR="00BB0888" w:rsidRPr="007204F7" w:rsidRDefault="00BB0888" w:rsidP="007204F7">
      <w:pPr>
        <w:spacing w:after="120"/>
        <w:rPr>
          <w:rFonts w:cs="Arial"/>
        </w:rPr>
      </w:pPr>
    </w:p>
    <w:p w14:paraId="27F5DB1C" w14:textId="567E56CC" w:rsidR="00805B85" w:rsidRPr="00BB0888" w:rsidRDefault="001B1A06" w:rsidP="00BB0888">
      <w:pPr>
        <w:pStyle w:val="Prrafodelista"/>
        <w:numPr>
          <w:ilvl w:val="1"/>
          <w:numId w:val="18"/>
        </w:numPr>
        <w:spacing w:after="120"/>
        <w:ind w:left="357" w:hanging="357"/>
        <w:contextualSpacing w:val="0"/>
        <w:rPr>
          <w:rFonts w:cs="Arial"/>
          <w:b/>
        </w:rPr>
      </w:pPr>
      <w:r w:rsidRPr="00BB0888">
        <w:rPr>
          <w:rFonts w:cs="Arial"/>
          <w:b/>
        </w:rPr>
        <w:t>Bioestadística</w:t>
      </w:r>
    </w:p>
    <w:p w14:paraId="1DE393D2" w14:textId="18A95CAF" w:rsidR="00805B85" w:rsidRPr="007204F7" w:rsidRDefault="001B1A06" w:rsidP="007204F7">
      <w:pPr>
        <w:spacing w:after="120"/>
        <w:rPr>
          <w:rFonts w:cs="Arial"/>
        </w:rPr>
      </w:pPr>
      <w:r w:rsidRPr="007204F7">
        <w:rPr>
          <w:rFonts w:cs="Arial"/>
        </w:rPr>
        <w:t>Es la aplicación de la estadística a información o datos provenientes de mediciones u observaciones tomadas en las áreas de la biología. Actualmente, estas técnicas son parte fundamental del proceso de investigación; son un argumento muy fuerte para convencer</w:t>
      </w:r>
      <w:ins w:id="76" w:author="JHON JAIRO RODRIGUEZ PEREZ" w:date="2022-06-10T16:28:00Z">
        <w:r w:rsidR="00AA7B9C">
          <w:rPr>
            <w:rFonts w:cs="Arial"/>
          </w:rPr>
          <w:t>,</w:t>
        </w:r>
      </w:ins>
      <w:del w:id="77" w:author="JHON JAIRO RODRIGUEZ PEREZ" w:date="2022-06-10T16:28:00Z">
        <w:r w:rsidRPr="007204F7" w:rsidDel="00AA7B9C">
          <w:rPr>
            <w:rFonts w:cs="Arial"/>
          </w:rPr>
          <w:delText xml:space="preserve"> –</w:delText>
        </w:r>
      </w:del>
      <w:r w:rsidRPr="007204F7">
        <w:rPr>
          <w:rFonts w:cs="Arial"/>
        </w:rPr>
        <w:t xml:space="preserve"> si bien la estadística no demuestra nada. El proceso de toma de decisiones en la empresa moderna tiene en la estadística una de sus herramientas más poderosas.</w:t>
      </w:r>
    </w:p>
    <w:p w14:paraId="0B32E929" w14:textId="69C38863" w:rsidR="008C31F9" w:rsidRPr="007204F7" w:rsidRDefault="008C31F9" w:rsidP="007204F7">
      <w:pPr>
        <w:spacing w:after="120"/>
        <w:rPr>
          <w:rFonts w:cs="Arial"/>
        </w:rPr>
      </w:pPr>
      <w:r w:rsidRPr="007204F7">
        <w:rPr>
          <w:rFonts w:cs="Arial"/>
        </w:rPr>
        <w:t xml:space="preserve">La estadística es aplicada para explicar </w:t>
      </w:r>
      <w:r w:rsidR="006C3A4D" w:rsidRPr="007204F7">
        <w:rPr>
          <w:rFonts w:cs="Arial"/>
        </w:rPr>
        <w:t>cómo</w:t>
      </w:r>
      <w:r w:rsidRPr="007204F7">
        <w:rPr>
          <w:rFonts w:cs="Arial"/>
        </w:rPr>
        <w:t xml:space="preserve"> se comportan los fenómenos que son de interés para las personas, por lo cual es importante determinar en esta ciencia que se entiende por fenómenos.</w:t>
      </w:r>
      <w:r w:rsidR="009777A5">
        <w:rPr>
          <w:rFonts w:cs="Arial"/>
        </w:rPr>
        <w:t xml:space="preserve">  </w:t>
      </w:r>
    </w:p>
    <w:p w14:paraId="6B7752EA" w14:textId="32863C84" w:rsidR="00B3161F" w:rsidRPr="007204F7" w:rsidRDefault="00A45703" w:rsidP="007204F7">
      <w:pPr>
        <w:spacing w:after="120"/>
        <w:rPr>
          <w:rFonts w:cs="Arial"/>
        </w:rPr>
      </w:pPr>
      <w:r w:rsidRPr="007204F7">
        <w:rPr>
          <w:rFonts w:cs="Arial"/>
          <w:b/>
          <w:bCs/>
        </w:rPr>
        <w:t>U</w:t>
      </w:r>
      <w:r w:rsidR="00B3161F" w:rsidRPr="007204F7">
        <w:rPr>
          <w:rFonts w:cs="Arial"/>
          <w:b/>
          <w:bCs/>
        </w:rPr>
        <w:t>n</w:t>
      </w:r>
      <w:r w:rsidR="00B3161F" w:rsidRPr="007204F7">
        <w:rPr>
          <w:rFonts w:cs="Arial"/>
          <w:b/>
        </w:rPr>
        <w:t xml:space="preserve"> fenómeno</w:t>
      </w:r>
      <w:r w:rsidR="008C31F9" w:rsidRPr="007204F7">
        <w:rPr>
          <w:rFonts w:cs="Arial"/>
        </w:rPr>
        <w:t xml:space="preserve"> es </w:t>
      </w:r>
      <w:r w:rsidR="00B3161F" w:rsidRPr="007204F7">
        <w:rPr>
          <w:rFonts w:cs="Arial"/>
        </w:rPr>
        <w:t xml:space="preserve">cualquier exteriorización de una actividad que se da por los humanos o por la naturaleza y puede ser percibida </w:t>
      </w:r>
      <w:r w:rsidR="008C31F9" w:rsidRPr="007204F7">
        <w:rPr>
          <w:rFonts w:cs="Arial"/>
        </w:rPr>
        <w:t xml:space="preserve">a nivel sensitivo </w:t>
      </w:r>
      <w:r w:rsidR="00B3161F" w:rsidRPr="007204F7">
        <w:rPr>
          <w:rFonts w:cs="Arial"/>
        </w:rPr>
        <w:t>o ra</w:t>
      </w:r>
      <w:r w:rsidR="008C31F9" w:rsidRPr="007204F7">
        <w:rPr>
          <w:rFonts w:cs="Arial"/>
        </w:rPr>
        <w:t>cional</w:t>
      </w:r>
      <w:r w:rsidR="00B3161F" w:rsidRPr="007204F7">
        <w:rPr>
          <w:rFonts w:cs="Arial"/>
        </w:rPr>
        <w:t>.</w:t>
      </w:r>
      <w:commentRangeStart w:id="78"/>
      <w:commentRangeEnd w:id="78"/>
      <w:r w:rsidRPr="007204F7">
        <w:rPr>
          <w:rStyle w:val="Refdecomentario"/>
          <w:rFonts w:cs="Arial"/>
          <w:sz w:val="20"/>
          <w:szCs w:val="20"/>
        </w:rPr>
        <w:commentReference w:id="78"/>
      </w:r>
    </w:p>
    <w:p w14:paraId="269ACDEB" w14:textId="03A5E6B5" w:rsidR="00B3161F" w:rsidRPr="007204F7" w:rsidRDefault="008C31F9" w:rsidP="007204F7">
      <w:pPr>
        <w:spacing w:after="120"/>
        <w:rPr>
          <w:rFonts w:cs="Arial"/>
        </w:rPr>
      </w:pPr>
      <w:r w:rsidRPr="007204F7">
        <w:rPr>
          <w:rFonts w:cs="Arial"/>
        </w:rPr>
        <w:t>E</w:t>
      </w:r>
      <w:r w:rsidR="00B3161F" w:rsidRPr="007204F7">
        <w:rPr>
          <w:rFonts w:cs="Arial"/>
        </w:rPr>
        <w:t>jemplos de fenómenos:</w:t>
      </w:r>
    </w:p>
    <w:p w14:paraId="02D2BDF1" w14:textId="77777777" w:rsidR="00657CD7" w:rsidRPr="007204F7" w:rsidRDefault="00657CD7" w:rsidP="007204F7">
      <w:pPr>
        <w:spacing w:after="120"/>
        <w:rPr>
          <w:rFonts w:cs="Arial"/>
        </w:rPr>
      </w:pPr>
    </w:p>
    <w:p w14:paraId="6BB150AF" w14:textId="0318A664" w:rsidR="00B3161F" w:rsidRPr="007204F7" w:rsidRDefault="00B3161F" w:rsidP="007204F7">
      <w:pPr>
        <w:pStyle w:val="Prrafodelista"/>
        <w:numPr>
          <w:ilvl w:val="0"/>
          <w:numId w:val="23"/>
        </w:numPr>
        <w:spacing w:after="120"/>
        <w:contextualSpacing w:val="0"/>
        <w:rPr>
          <w:rFonts w:cs="Arial"/>
        </w:rPr>
      </w:pPr>
      <w:commentRangeStart w:id="79"/>
      <w:r w:rsidRPr="007204F7">
        <w:rPr>
          <w:rFonts w:cs="Arial"/>
        </w:rPr>
        <w:t xml:space="preserve">El paso de estado </w:t>
      </w:r>
      <w:r w:rsidR="00204501" w:rsidRPr="007204F7">
        <w:rPr>
          <w:rFonts w:cs="Arial"/>
        </w:rPr>
        <w:t>líquido</w:t>
      </w:r>
      <w:r w:rsidRPr="007204F7">
        <w:rPr>
          <w:rFonts w:cs="Arial"/>
        </w:rPr>
        <w:t xml:space="preserve"> a gaseoso del agua</w:t>
      </w:r>
      <w:r w:rsidR="00A45703" w:rsidRPr="007204F7">
        <w:rPr>
          <w:rFonts w:cs="Arial"/>
        </w:rPr>
        <w:t>.</w:t>
      </w:r>
    </w:p>
    <w:p w14:paraId="6CFF3C62" w14:textId="63B402AC" w:rsidR="00B3161F" w:rsidRPr="007204F7" w:rsidRDefault="00B3161F" w:rsidP="007204F7">
      <w:pPr>
        <w:pStyle w:val="Prrafodelista"/>
        <w:numPr>
          <w:ilvl w:val="0"/>
          <w:numId w:val="23"/>
        </w:numPr>
        <w:spacing w:after="120"/>
        <w:contextualSpacing w:val="0"/>
        <w:rPr>
          <w:rFonts w:cs="Arial"/>
        </w:rPr>
      </w:pPr>
      <w:r w:rsidRPr="007204F7">
        <w:rPr>
          <w:rFonts w:cs="Arial"/>
        </w:rPr>
        <w:t>Las personas por día que se contagian de un virus</w:t>
      </w:r>
      <w:r w:rsidR="00A45703" w:rsidRPr="007204F7">
        <w:rPr>
          <w:rFonts w:cs="Arial"/>
        </w:rPr>
        <w:t>.</w:t>
      </w:r>
    </w:p>
    <w:p w14:paraId="55AFA158" w14:textId="546D606A" w:rsidR="00B3161F" w:rsidRPr="007204F7" w:rsidRDefault="00B3161F" w:rsidP="007204F7">
      <w:pPr>
        <w:pStyle w:val="Prrafodelista"/>
        <w:numPr>
          <w:ilvl w:val="0"/>
          <w:numId w:val="23"/>
        </w:numPr>
        <w:spacing w:after="120"/>
        <w:contextualSpacing w:val="0"/>
        <w:rPr>
          <w:rFonts w:cs="Arial"/>
        </w:rPr>
      </w:pPr>
      <w:r w:rsidRPr="007204F7">
        <w:rPr>
          <w:rFonts w:cs="Arial"/>
        </w:rPr>
        <w:t>Los cambios climáticos</w:t>
      </w:r>
      <w:r w:rsidR="00A45703" w:rsidRPr="007204F7">
        <w:rPr>
          <w:rFonts w:cs="Arial"/>
        </w:rPr>
        <w:t>.</w:t>
      </w:r>
    </w:p>
    <w:p w14:paraId="77A909EA" w14:textId="0BD7711C" w:rsidR="00B3161F" w:rsidRPr="007204F7" w:rsidRDefault="00B3161F" w:rsidP="007204F7">
      <w:pPr>
        <w:pStyle w:val="Prrafodelista"/>
        <w:numPr>
          <w:ilvl w:val="0"/>
          <w:numId w:val="23"/>
        </w:numPr>
        <w:spacing w:after="120"/>
        <w:contextualSpacing w:val="0"/>
        <w:rPr>
          <w:rFonts w:cs="Arial"/>
        </w:rPr>
      </w:pPr>
      <w:r w:rsidRPr="007204F7">
        <w:rPr>
          <w:rFonts w:cs="Arial"/>
        </w:rPr>
        <w:t>La variación de los costos de los productos de consumo humano</w:t>
      </w:r>
      <w:r w:rsidR="00A45703" w:rsidRPr="007204F7">
        <w:rPr>
          <w:rFonts w:cs="Arial"/>
        </w:rPr>
        <w:t>.</w:t>
      </w:r>
    </w:p>
    <w:commentRangeEnd w:id="79"/>
    <w:p w14:paraId="548BE31E" w14:textId="145C419D" w:rsidR="00B3161F" w:rsidRPr="007204F7" w:rsidRDefault="008A6ACA" w:rsidP="007204F7">
      <w:pPr>
        <w:pStyle w:val="Prrafodelista"/>
        <w:numPr>
          <w:ilvl w:val="0"/>
          <w:numId w:val="23"/>
        </w:numPr>
        <w:spacing w:after="120"/>
        <w:contextualSpacing w:val="0"/>
        <w:rPr>
          <w:rFonts w:cs="Arial"/>
        </w:rPr>
      </w:pPr>
      <w:r w:rsidRPr="007204F7">
        <w:rPr>
          <w:rFonts w:cs="Arial"/>
        </w:rPr>
        <w:t>Secar</w:t>
      </w:r>
      <w:r w:rsidR="00B3161F" w:rsidRPr="007204F7">
        <w:rPr>
          <w:rFonts w:cs="Arial"/>
        </w:rPr>
        <w:t xml:space="preserve"> el cabello mojado con el aire caliente del secador</w:t>
      </w:r>
      <w:r w:rsidR="00A45703" w:rsidRPr="007204F7">
        <w:rPr>
          <w:rFonts w:cs="Arial"/>
        </w:rPr>
        <w:t>.</w:t>
      </w:r>
      <w:r w:rsidR="00B32463" w:rsidRPr="007204F7">
        <w:rPr>
          <w:rStyle w:val="Refdecomentario"/>
          <w:rFonts w:cs="Arial"/>
          <w:sz w:val="20"/>
          <w:szCs w:val="20"/>
        </w:rPr>
        <w:commentReference w:id="79"/>
      </w:r>
    </w:p>
    <w:p w14:paraId="65A00C4F" w14:textId="3909374C" w:rsidR="00B3161F" w:rsidRPr="007204F7" w:rsidRDefault="00B3161F" w:rsidP="007204F7">
      <w:pPr>
        <w:spacing w:after="120"/>
        <w:rPr>
          <w:rFonts w:cs="Arial"/>
        </w:rPr>
      </w:pPr>
    </w:p>
    <w:p w14:paraId="6F78C242" w14:textId="0B9F90BD" w:rsidR="00AB07D4" w:rsidRPr="007204F7" w:rsidRDefault="00B3161F" w:rsidP="007204F7">
      <w:pPr>
        <w:spacing w:after="120"/>
        <w:rPr>
          <w:rFonts w:cs="Arial"/>
        </w:rPr>
      </w:pPr>
      <w:r w:rsidRPr="007204F7">
        <w:rPr>
          <w:rFonts w:cs="Arial"/>
        </w:rPr>
        <w:t>Por diferentes razones</w:t>
      </w:r>
      <w:r w:rsidR="00930135">
        <w:rPr>
          <w:rFonts w:cs="Arial"/>
        </w:rPr>
        <w:t>,</w:t>
      </w:r>
      <w:r w:rsidRPr="007204F7">
        <w:rPr>
          <w:rFonts w:cs="Arial"/>
        </w:rPr>
        <w:t xml:space="preserve"> las personas desean obtener información acerca del comportamiento </w:t>
      </w:r>
      <w:r w:rsidR="00AB07D4" w:rsidRPr="007204F7">
        <w:rPr>
          <w:rFonts w:cs="Arial"/>
        </w:rPr>
        <w:t>de diferentes fenómenos</w:t>
      </w:r>
      <w:r w:rsidR="00A45703" w:rsidRPr="007204F7">
        <w:rPr>
          <w:rFonts w:cs="Arial"/>
        </w:rPr>
        <w:t>,</w:t>
      </w:r>
      <w:r w:rsidR="00AB07D4" w:rsidRPr="007204F7">
        <w:rPr>
          <w:rFonts w:cs="Arial"/>
        </w:rPr>
        <w:t xml:space="preserve"> por lo cual </w:t>
      </w:r>
      <w:r w:rsidR="00A45703" w:rsidRPr="007204F7">
        <w:rPr>
          <w:rFonts w:cs="Arial"/>
        </w:rPr>
        <w:t>se</w:t>
      </w:r>
      <w:r w:rsidR="00AB07D4" w:rsidRPr="007204F7">
        <w:rPr>
          <w:rFonts w:cs="Arial"/>
        </w:rPr>
        <w:t xml:space="preserve"> realizan registros del estado de estos</w:t>
      </w:r>
      <w:r w:rsidR="00A45703" w:rsidRPr="007204F7">
        <w:rPr>
          <w:rFonts w:cs="Arial"/>
        </w:rPr>
        <w:t>,</w:t>
      </w:r>
      <w:r w:rsidR="00AB07D4" w:rsidRPr="007204F7">
        <w:rPr>
          <w:rFonts w:cs="Arial"/>
        </w:rPr>
        <w:t xml:space="preserve"> en diversos momentos o espacios. </w:t>
      </w:r>
      <w:r w:rsidR="005D2403" w:rsidRPr="007204F7">
        <w:rPr>
          <w:rFonts w:cs="Arial"/>
        </w:rPr>
        <w:t xml:space="preserve">Cuando hay viabilidad de </w:t>
      </w:r>
      <w:r w:rsidR="00AB07D4" w:rsidRPr="007204F7">
        <w:rPr>
          <w:rFonts w:cs="Arial"/>
        </w:rPr>
        <w:t>extraer datos de un fenómeno,</w:t>
      </w:r>
      <w:r w:rsidR="005D2403" w:rsidRPr="007204F7">
        <w:rPr>
          <w:rFonts w:cs="Arial"/>
        </w:rPr>
        <w:t xml:space="preserve"> </w:t>
      </w:r>
      <w:r w:rsidR="00A403B1" w:rsidRPr="007204F7">
        <w:rPr>
          <w:rFonts w:cs="Arial"/>
        </w:rPr>
        <w:t xml:space="preserve">o </w:t>
      </w:r>
      <w:r w:rsidR="005D2403" w:rsidRPr="007204F7">
        <w:rPr>
          <w:rFonts w:cs="Arial"/>
        </w:rPr>
        <w:t xml:space="preserve">también </w:t>
      </w:r>
      <w:r w:rsidR="00DD3D95" w:rsidRPr="007204F7">
        <w:rPr>
          <w:rFonts w:cs="Arial"/>
        </w:rPr>
        <w:t>cuando</w:t>
      </w:r>
      <w:r w:rsidR="005D2403" w:rsidRPr="007204F7">
        <w:rPr>
          <w:rFonts w:cs="Arial"/>
        </w:rPr>
        <w:t xml:space="preserve"> no</w:t>
      </w:r>
      <w:r w:rsidR="00AB07D4" w:rsidRPr="007204F7">
        <w:rPr>
          <w:rFonts w:cs="Arial"/>
        </w:rPr>
        <w:t xml:space="preserve"> es posible, </w:t>
      </w:r>
      <w:r w:rsidR="00A403B1" w:rsidRPr="007204F7">
        <w:rPr>
          <w:rFonts w:cs="Arial"/>
        </w:rPr>
        <w:t>es necesario hacer uso de</w:t>
      </w:r>
      <w:r w:rsidR="005D2403" w:rsidRPr="007204F7">
        <w:rPr>
          <w:rFonts w:cs="Arial"/>
        </w:rPr>
        <w:t xml:space="preserve"> </w:t>
      </w:r>
      <w:r w:rsidR="00AB07D4" w:rsidRPr="007204F7">
        <w:rPr>
          <w:rFonts w:cs="Arial"/>
        </w:rPr>
        <w:t>algún proceso</w:t>
      </w:r>
      <w:r w:rsidR="005D2403" w:rsidRPr="007204F7">
        <w:rPr>
          <w:rFonts w:cs="Arial"/>
        </w:rPr>
        <w:t xml:space="preserve"> que </w:t>
      </w:r>
      <w:r w:rsidR="00AB07D4" w:rsidRPr="007204F7">
        <w:rPr>
          <w:rFonts w:cs="Arial"/>
        </w:rPr>
        <w:t>conv</w:t>
      </w:r>
      <w:r w:rsidR="005D2403" w:rsidRPr="007204F7">
        <w:rPr>
          <w:rFonts w:cs="Arial"/>
        </w:rPr>
        <w:t>ierta</w:t>
      </w:r>
      <w:r w:rsidR="00AB07D4" w:rsidRPr="007204F7">
        <w:rPr>
          <w:rFonts w:cs="Arial"/>
        </w:rPr>
        <w:t xml:space="preserve"> </w:t>
      </w:r>
      <w:r w:rsidR="00AA2084" w:rsidRPr="007204F7">
        <w:rPr>
          <w:rFonts w:cs="Arial"/>
        </w:rPr>
        <w:t>dicho</w:t>
      </w:r>
      <w:r w:rsidR="005D2403" w:rsidRPr="007204F7">
        <w:rPr>
          <w:rFonts w:cs="Arial"/>
        </w:rPr>
        <w:t>s</w:t>
      </w:r>
      <w:r w:rsidR="00AB07D4" w:rsidRPr="007204F7">
        <w:rPr>
          <w:rFonts w:cs="Arial"/>
        </w:rPr>
        <w:t xml:space="preserve"> datos en información</w:t>
      </w:r>
      <w:r w:rsidR="005D2403" w:rsidRPr="007204F7">
        <w:rPr>
          <w:rFonts w:cs="Arial"/>
        </w:rPr>
        <w:t xml:space="preserve"> </w:t>
      </w:r>
      <w:r w:rsidR="00AA2084" w:rsidRPr="007204F7">
        <w:rPr>
          <w:rFonts w:cs="Arial"/>
        </w:rPr>
        <w:t xml:space="preserve">que </w:t>
      </w:r>
      <w:r w:rsidR="00AB07D4" w:rsidRPr="007204F7">
        <w:rPr>
          <w:rFonts w:cs="Arial"/>
        </w:rPr>
        <w:t>permit</w:t>
      </w:r>
      <w:r w:rsidR="00AA2084" w:rsidRPr="007204F7">
        <w:rPr>
          <w:rFonts w:cs="Arial"/>
        </w:rPr>
        <w:t xml:space="preserve">a </w:t>
      </w:r>
      <w:r w:rsidR="005D2403" w:rsidRPr="007204F7">
        <w:rPr>
          <w:rFonts w:cs="Arial"/>
        </w:rPr>
        <w:t xml:space="preserve">la </w:t>
      </w:r>
      <w:r w:rsidR="00AB07D4" w:rsidRPr="007204F7">
        <w:rPr>
          <w:rFonts w:cs="Arial"/>
        </w:rPr>
        <w:t>toma</w:t>
      </w:r>
      <w:r w:rsidR="00AA2084" w:rsidRPr="007204F7">
        <w:rPr>
          <w:rFonts w:cs="Arial"/>
        </w:rPr>
        <w:t xml:space="preserve"> de</w:t>
      </w:r>
      <w:r w:rsidR="00AB07D4" w:rsidRPr="007204F7">
        <w:rPr>
          <w:rFonts w:cs="Arial"/>
        </w:rPr>
        <w:t xml:space="preserve"> decisiones</w:t>
      </w:r>
      <w:r w:rsidR="005D2403" w:rsidRPr="007204F7">
        <w:rPr>
          <w:rFonts w:cs="Arial"/>
        </w:rPr>
        <w:t xml:space="preserve"> relevantes</w:t>
      </w:r>
      <w:r w:rsidR="00AB07D4" w:rsidRPr="007204F7">
        <w:rPr>
          <w:rFonts w:cs="Arial"/>
        </w:rPr>
        <w:t xml:space="preserve">, es decir, </w:t>
      </w:r>
      <w:r w:rsidR="005D2403" w:rsidRPr="007204F7">
        <w:rPr>
          <w:rFonts w:cs="Arial"/>
        </w:rPr>
        <w:t>escoger</w:t>
      </w:r>
      <w:r w:rsidR="00AB07D4" w:rsidRPr="007204F7">
        <w:rPr>
          <w:rFonts w:cs="Arial"/>
        </w:rPr>
        <w:t xml:space="preserve"> la </w:t>
      </w:r>
      <w:r w:rsidR="005D2403" w:rsidRPr="007204F7">
        <w:rPr>
          <w:rFonts w:cs="Arial"/>
        </w:rPr>
        <w:t xml:space="preserve">opción </w:t>
      </w:r>
      <w:r w:rsidR="00AB07D4" w:rsidRPr="007204F7">
        <w:rPr>
          <w:rFonts w:cs="Arial"/>
        </w:rPr>
        <w:t xml:space="preserve">más </w:t>
      </w:r>
      <w:r w:rsidR="005D2403" w:rsidRPr="007204F7">
        <w:rPr>
          <w:rFonts w:cs="Arial"/>
        </w:rPr>
        <w:t>pertinente</w:t>
      </w:r>
      <w:r w:rsidR="00AB07D4" w:rsidRPr="007204F7">
        <w:rPr>
          <w:rFonts w:cs="Arial"/>
        </w:rPr>
        <w:t xml:space="preserve"> dentro de </w:t>
      </w:r>
      <w:r w:rsidR="005D2403" w:rsidRPr="007204F7">
        <w:rPr>
          <w:rFonts w:cs="Arial"/>
        </w:rPr>
        <w:t xml:space="preserve">un </w:t>
      </w:r>
      <w:r w:rsidR="0097723C" w:rsidRPr="007204F7">
        <w:rPr>
          <w:rFonts w:cs="Arial"/>
        </w:rPr>
        <w:t>número</w:t>
      </w:r>
      <w:r w:rsidR="005D2403" w:rsidRPr="007204F7">
        <w:rPr>
          <w:rFonts w:cs="Arial"/>
        </w:rPr>
        <w:t xml:space="preserve"> considerable</w:t>
      </w:r>
      <w:r w:rsidR="00AB07D4" w:rsidRPr="007204F7">
        <w:rPr>
          <w:rFonts w:cs="Arial"/>
        </w:rPr>
        <w:t xml:space="preserve"> de posibilidades.</w:t>
      </w:r>
    </w:p>
    <w:p w14:paraId="51038060" w14:textId="1F7C680B" w:rsidR="00D43AA0" w:rsidRDefault="00D43AA0" w:rsidP="007204F7">
      <w:pPr>
        <w:spacing w:after="120"/>
        <w:rPr>
          <w:rFonts w:cs="Arial"/>
        </w:rPr>
      </w:pPr>
      <w:r w:rsidRPr="007204F7">
        <w:rPr>
          <w:rFonts w:cs="Arial"/>
        </w:rPr>
        <w:t>Del registro y la medición de un fenómeno se generan datos en gran volumen, por lo cual se deben procesar adecuadamente para lograr convertirlos en información aportante. Una manera de tratar los datos y extraer la información allí contendida es usar las técnicas estadísticas, este proceso se representa en la siguiente imagen:</w:t>
      </w:r>
    </w:p>
    <w:p w14:paraId="038064AD" w14:textId="77777777" w:rsidR="00930135" w:rsidRDefault="00930135" w:rsidP="007204F7">
      <w:pPr>
        <w:spacing w:after="120"/>
        <w:rPr>
          <w:rFonts w:cs="Arial"/>
        </w:rPr>
      </w:pPr>
    </w:p>
    <w:p w14:paraId="6FA300CC" w14:textId="6CE087F2" w:rsidR="00930135" w:rsidRDefault="00930135" w:rsidP="007204F7">
      <w:pPr>
        <w:spacing w:after="120"/>
        <w:rPr>
          <w:rFonts w:cs="Arial"/>
          <w:b/>
        </w:rPr>
      </w:pPr>
      <w:r>
        <w:rPr>
          <w:rFonts w:cs="Arial"/>
          <w:b/>
        </w:rPr>
        <w:t>Figura 2</w:t>
      </w:r>
    </w:p>
    <w:p w14:paraId="5B62804A" w14:textId="61841625" w:rsidR="00930135" w:rsidRPr="00930135" w:rsidRDefault="00930135" w:rsidP="007204F7">
      <w:pPr>
        <w:spacing w:after="120"/>
        <w:rPr>
          <w:rFonts w:cs="Arial"/>
          <w:i/>
        </w:rPr>
      </w:pPr>
      <w:r>
        <w:rPr>
          <w:rFonts w:cs="Arial"/>
          <w:i/>
        </w:rPr>
        <w:t>Proceso para extraer información</w:t>
      </w:r>
    </w:p>
    <w:p w14:paraId="319B227F" w14:textId="61EF9383" w:rsidR="00B3161F" w:rsidRPr="007204F7" w:rsidRDefault="00B3161F" w:rsidP="007204F7">
      <w:pPr>
        <w:spacing w:after="120"/>
        <w:rPr>
          <w:rFonts w:cs="Arial"/>
        </w:rPr>
      </w:pPr>
    </w:p>
    <w:p w14:paraId="3EFAE919" w14:textId="1EEC4C6C" w:rsidR="00AB07D4" w:rsidRPr="007204F7" w:rsidRDefault="00AB07D4" w:rsidP="007204F7">
      <w:pPr>
        <w:spacing w:after="120"/>
        <w:jc w:val="center"/>
        <w:rPr>
          <w:rFonts w:cs="Arial"/>
        </w:rPr>
      </w:pPr>
      <w:commentRangeStart w:id="80"/>
      <w:r w:rsidRPr="007204F7">
        <w:rPr>
          <w:rFonts w:cs="Arial"/>
          <w:noProof/>
          <w:lang w:val="en-US" w:eastAsia="en-US"/>
        </w:rPr>
        <w:drawing>
          <wp:inline distT="0" distB="0" distL="0" distR="0" wp14:anchorId="6A3C7F62" wp14:editId="2DEFCB03">
            <wp:extent cx="4495800" cy="24765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04090" cy="2481067"/>
                    </a:xfrm>
                    <a:prstGeom prst="rect">
                      <a:avLst/>
                    </a:prstGeom>
                    <a:noFill/>
                    <a:ln>
                      <a:noFill/>
                    </a:ln>
                  </pic:spPr>
                </pic:pic>
              </a:graphicData>
            </a:graphic>
          </wp:inline>
        </w:drawing>
      </w:r>
      <w:commentRangeEnd w:id="80"/>
      <w:r w:rsidR="00B25AD6" w:rsidRPr="007204F7">
        <w:rPr>
          <w:rStyle w:val="Refdecomentario"/>
          <w:rFonts w:cs="Arial"/>
          <w:sz w:val="20"/>
          <w:szCs w:val="20"/>
        </w:rPr>
        <w:commentReference w:id="80"/>
      </w:r>
    </w:p>
    <w:p w14:paraId="7A119BC7" w14:textId="4A47012C" w:rsidR="00AB07D4" w:rsidRPr="007204F7" w:rsidRDefault="00AB07D4" w:rsidP="007204F7">
      <w:pPr>
        <w:spacing w:after="120"/>
        <w:rPr>
          <w:rFonts w:cs="Arial"/>
        </w:rPr>
      </w:pPr>
    </w:p>
    <w:p w14:paraId="5086E7A5" w14:textId="10922518" w:rsidR="001B1A06" w:rsidRPr="007204F7" w:rsidRDefault="001B1A06" w:rsidP="007204F7">
      <w:pPr>
        <w:spacing w:after="120"/>
        <w:rPr>
          <w:rFonts w:cs="Arial"/>
        </w:rPr>
      </w:pPr>
    </w:p>
    <w:p w14:paraId="2D58C017" w14:textId="757E7223" w:rsidR="005663BF" w:rsidRPr="00930135" w:rsidRDefault="005663BF" w:rsidP="00930135">
      <w:pPr>
        <w:pStyle w:val="Prrafodelista"/>
        <w:numPr>
          <w:ilvl w:val="1"/>
          <w:numId w:val="18"/>
        </w:numPr>
        <w:spacing w:after="120"/>
        <w:ind w:left="357" w:hanging="357"/>
        <w:contextualSpacing w:val="0"/>
        <w:rPr>
          <w:rFonts w:cs="Arial"/>
          <w:b/>
        </w:rPr>
      </w:pPr>
      <w:r w:rsidRPr="00930135">
        <w:rPr>
          <w:rFonts w:cs="Arial"/>
          <w:b/>
        </w:rPr>
        <w:t xml:space="preserve"> Clasificación de la estadística</w:t>
      </w:r>
    </w:p>
    <w:p w14:paraId="44AAD030" w14:textId="345194B7" w:rsidR="007D6711" w:rsidRPr="007204F7" w:rsidRDefault="00AB07D4" w:rsidP="007204F7">
      <w:pPr>
        <w:spacing w:after="120"/>
        <w:rPr>
          <w:rFonts w:cs="Arial"/>
        </w:rPr>
      </w:pPr>
      <w:r w:rsidRPr="007204F7">
        <w:rPr>
          <w:rFonts w:cs="Arial"/>
        </w:rPr>
        <w:t xml:space="preserve">La estadística se </w:t>
      </w:r>
      <w:r w:rsidR="00FB7EBB" w:rsidRPr="007204F7">
        <w:rPr>
          <w:rFonts w:cs="Arial"/>
        </w:rPr>
        <w:t>clasifica en:</w:t>
      </w:r>
    </w:p>
    <w:p w14:paraId="12212675" w14:textId="5D232D48" w:rsidR="003662CF" w:rsidRPr="007204F7" w:rsidRDefault="003662CF" w:rsidP="007204F7">
      <w:pPr>
        <w:spacing w:after="120"/>
        <w:jc w:val="center"/>
        <w:rPr>
          <w:rFonts w:cs="Arial"/>
        </w:rPr>
      </w:pPr>
    </w:p>
    <w:p w14:paraId="50D3BD83" w14:textId="6AFE1B6D" w:rsidR="007D6711" w:rsidRPr="007204F7" w:rsidRDefault="000C79A3" w:rsidP="007204F7">
      <w:pPr>
        <w:spacing w:after="120"/>
        <w:jc w:val="center"/>
        <w:rPr>
          <w:rFonts w:cs="Arial"/>
        </w:rPr>
      </w:pPr>
      <w:commentRangeStart w:id="81"/>
      <w:r w:rsidRPr="007204F7">
        <w:rPr>
          <w:rFonts w:cs="Arial"/>
          <w:noProof/>
          <w:lang w:val="en-US" w:eastAsia="en-US"/>
        </w:rPr>
        <w:drawing>
          <wp:inline distT="0" distB="0" distL="0" distR="0" wp14:anchorId="1E5056D3" wp14:editId="0D657E90">
            <wp:extent cx="5788968" cy="929100"/>
            <wp:effectExtent l="0" t="0" r="2540" b="1079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67838" cy="941758"/>
                    </a:xfrm>
                    <a:prstGeom prst="rect">
                      <a:avLst/>
                    </a:prstGeom>
                    <a:noFill/>
                  </pic:spPr>
                </pic:pic>
              </a:graphicData>
            </a:graphic>
          </wp:inline>
        </w:drawing>
      </w:r>
      <w:commentRangeEnd w:id="81"/>
      <w:r w:rsidRPr="007204F7">
        <w:rPr>
          <w:rStyle w:val="Refdecomentario"/>
          <w:rFonts w:cs="Arial"/>
          <w:sz w:val="20"/>
          <w:szCs w:val="20"/>
        </w:rPr>
        <w:commentReference w:id="81"/>
      </w:r>
    </w:p>
    <w:p w14:paraId="40134614" w14:textId="77777777" w:rsidR="000C79A3" w:rsidRPr="007204F7" w:rsidRDefault="000C79A3" w:rsidP="007204F7">
      <w:pPr>
        <w:spacing w:after="120"/>
        <w:rPr>
          <w:rFonts w:cs="Arial"/>
        </w:rPr>
      </w:pPr>
    </w:p>
    <w:p w14:paraId="14A3B9BF" w14:textId="0EFA5247" w:rsidR="007D6711" w:rsidRPr="00930135" w:rsidRDefault="00B36045" w:rsidP="00930135">
      <w:pPr>
        <w:pStyle w:val="Prrafodelista"/>
        <w:numPr>
          <w:ilvl w:val="1"/>
          <w:numId w:val="18"/>
        </w:numPr>
        <w:spacing w:after="120"/>
        <w:ind w:left="357" w:hanging="357"/>
        <w:contextualSpacing w:val="0"/>
        <w:rPr>
          <w:rFonts w:cs="Arial"/>
          <w:b/>
        </w:rPr>
      </w:pPr>
      <w:r w:rsidRPr="00930135">
        <w:rPr>
          <w:rFonts w:cs="Arial"/>
          <w:b/>
        </w:rPr>
        <w:t>Conceptos básicos de estadística</w:t>
      </w:r>
    </w:p>
    <w:p w14:paraId="38FEFE1E" w14:textId="5C87D6EB" w:rsidR="007D6711" w:rsidRPr="007204F7" w:rsidRDefault="005D2403" w:rsidP="007204F7">
      <w:pPr>
        <w:spacing w:after="120"/>
        <w:rPr>
          <w:rFonts w:cs="Arial"/>
        </w:rPr>
      </w:pPr>
      <w:r w:rsidRPr="007204F7">
        <w:rPr>
          <w:rFonts w:cs="Arial"/>
        </w:rPr>
        <w:t xml:space="preserve">El estudio de la estadística acoge una serie de </w:t>
      </w:r>
      <w:r w:rsidR="007E6FF5" w:rsidRPr="007204F7">
        <w:rPr>
          <w:rFonts w:cs="Arial"/>
        </w:rPr>
        <w:t xml:space="preserve">significados, ideas y palabras con </w:t>
      </w:r>
      <w:r w:rsidR="00073F3F" w:rsidRPr="007204F7">
        <w:rPr>
          <w:rFonts w:cs="Arial"/>
        </w:rPr>
        <w:t xml:space="preserve">un determinado </w:t>
      </w:r>
      <w:r w:rsidR="007E6FF5" w:rsidRPr="007204F7">
        <w:rPr>
          <w:rFonts w:cs="Arial"/>
        </w:rPr>
        <w:t xml:space="preserve">sentido en </w:t>
      </w:r>
      <w:r w:rsidR="00073F3F" w:rsidRPr="007204F7">
        <w:rPr>
          <w:rFonts w:cs="Arial"/>
        </w:rPr>
        <w:t>el día a día</w:t>
      </w:r>
      <w:r w:rsidR="007E6FF5" w:rsidRPr="007204F7">
        <w:rPr>
          <w:rFonts w:cs="Arial"/>
        </w:rPr>
        <w:t>,</w:t>
      </w:r>
      <w:r w:rsidR="00073F3F" w:rsidRPr="007204F7">
        <w:rPr>
          <w:rFonts w:cs="Arial"/>
        </w:rPr>
        <w:t xml:space="preserve"> pero</w:t>
      </w:r>
      <w:r w:rsidR="007E6FF5" w:rsidRPr="007204F7">
        <w:rPr>
          <w:rFonts w:cs="Arial"/>
        </w:rPr>
        <w:t xml:space="preserve"> que </w:t>
      </w:r>
      <w:r w:rsidR="00B5229B" w:rsidRPr="007204F7">
        <w:rPr>
          <w:rFonts w:cs="Arial"/>
        </w:rPr>
        <w:t>presentan</w:t>
      </w:r>
      <w:r w:rsidR="007E6FF5" w:rsidRPr="007204F7">
        <w:rPr>
          <w:rFonts w:cs="Arial"/>
        </w:rPr>
        <w:t xml:space="preserve"> una ligera diferencia o </w:t>
      </w:r>
      <w:r w:rsidR="00DA4BA5" w:rsidRPr="007204F7">
        <w:rPr>
          <w:rFonts w:cs="Arial"/>
        </w:rPr>
        <w:t>implicaciones completamente</w:t>
      </w:r>
      <w:r w:rsidR="007E6FF5" w:rsidRPr="007204F7">
        <w:rPr>
          <w:rFonts w:cs="Arial"/>
        </w:rPr>
        <w:t xml:space="preserve"> opuest</w:t>
      </w:r>
      <w:r w:rsidR="00DA4BA5" w:rsidRPr="007204F7">
        <w:rPr>
          <w:rFonts w:cs="Arial"/>
        </w:rPr>
        <w:t>as</w:t>
      </w:r>
      <w:ins w:id="82" w:author="JHON JAIRO RODRIGUEZ PEREZ" w:date="2022-06-10T16:30:00Z">
        <w:r w:rsidR="00AA7B9C">
          <w:rPr>
            <w:rFonts w:cs="Arial"/>
          </w:rPr>
          <w:t>,</w:t>
        </w:r>
      </w:ins>
      <w:del w:id="83" w:author="JHON JAIRO RODRIGUEZ PEREZ" w:date="2022-06-10T16:30:00Z">
        <w:r w:rsidR="00930135" w:rsidDel="00AA7B9C">
          <w:rPr>
            <w:rFonts w:cs="Arial"/>
          </w:rPr>
          <w:delText>;</w:delText>
        </w:r>
      </w:del>
      <w:r w:rsidR="00C35981" w:rsidRPr="007204F7">
        <w:rPr>
          <w:rFonts w:cs="Arial"/>
        </w:rPr>
        <w:t xml:space="preserve"> estas son:</w:t>
      </w:r>
    </w:p>
    <w:p w14:paraId="15251185" w14:textId="77777777" w:rsidR="005D2403" w:rsidRPr="007204F7" w:rsidRDefault="005D2403" w:rsidP="007204F7">
      <w:pPr>
        <w:pStyle w:val="Sinespaciado"/>
        <w:spacing w:after="120" w:line="276" w:lineRule="auto"/>
        <w:jc w:val="both"/>
        <w:rPr>
          <w:rFonts w:cs="Arial"/>
        </w:rPr>
      </w:pPr>
    </w:p>
    <w:p w14:paraId="61E588D6" w14:textId="77777777" w:rsidR="00930135" w:rsidRDefault="000A2543" w:rsidP="00930135">
      <w:pPr>
        <w:spacing w:after="120"/>
        <w:rPr>
          <w:rFonts w:cs="Arial"/>
          <w:b/>
          <w:bCs/>
        </w:rPr>
      </w:pPr>
      <w:r w:rsidRPr="00930135">
        <w:rPr>
          <w:rFonts w:cs="Arial"/>
          <w:b/>
          <w:bCs/>
        </w:rPr>
        <w:t>Datos</w:t>
      </w:r>
    </w:p>
    <w:p w14:paraId="5896085B" w14:textId="3DBF6185" w:rsidR="00B36045" w:rsidRPr="00930135" w:rsidRDefault="00FF15EE" w:rsidP="00930135">
      <w:pPr>
        <w:spacing w:after="120"/>
        <w:rPr>
          <w:rFonts w:cs="Arial"/>
          <w:b/>
          <w:bCs/>
        </w:rPr>
      </w:pPr>
      <w:r w:rsidRPr="00930135">
        <w:rPr>
          <w:rFonts w:cs="Arial"/>
        </w:rPr>
        <w:t xml:space="preserve">Un </w:t>
      </w:r>
      <w:r w:rsidR="007E6FF5" w:rsidRPr="00930135">
        <w:rPr>
          <w:rFonts w:cs="Arial"/>
        </w:rPr>
        <w:t xml:space="preserve">dato </w:t>
      </w:r>
      <w:r w:rsidR="00B36045" w:rsidRPr="00930135">
        <w:rPr>
          <w:rFonts w:cs="Arial"/>
        </w:rPr>
        <w:t xml:space="preserve">es un registro o anotación que se </w:t>
      </w:r>
      <w:r w:rsidR="007E6FF5" w:rsidRPr="00930135">
        <w:rPr>
          <w:rFonts w:cs="Arial"/>
        </w:rPr>
        <w:t>realiza</w:t>
      </w:r>
      <w:r w:rsidR="00B36045" w:rsidRPr="00930135">
        <w:rPr>
          <w:rFonts w:cs="Arial"/>
        </w:rPr>
        <w:t xml:space="preserve"> del estado de un fenómeno en un momento </w:t>
      </w:r>
      <w:r w:rsidR="007E6FF5" w:rsidRPr="00930135">
        <w:rPr>
          <w:rFonts w:cs="Arial"/>
        </w:rPr>
        <w:t>especifico.</w:t>
      </w:r>
    </w:p>
    <w:p w14:paraId="4D5CF3D5" w14:textId="77777777" w:rsidR="00770D12" w:rsidRPr="007204F7" w:rsidRDefault="00770D12" w:rsidP="007204F7">
      <w:pPr>
        <w:spacing w:after="120"/>
        <w:rPr>
          <w:rFonts w:cs="Arial"/>
        </w:rPr>
      </w:pPr>
    </w:p>
    <w:p w14:paraId="4E371DCD" w14:textId="77777777" w:rsidR="00930135" w:rsidRDefault="000A2543" w:rsidP="00930135">
      <w:pPr>
        <w:spacing w:after="120"/>
        <w:rPr>
          <w:rFonts w:cs="Arial"/>
          <w:b/>
          <w:bCs/>
        </w:rPr>
      </w:pPr>
      <w:r w:rsidRPr="00930135">
        <w:rPr>
          <w:rFonts w:cs="Arial"/>
          <w:b/>
          <w:bCs/>
        </w:rPr>
        <w:t>Elementos</w:t>
      </w:r>
    </w:p>
    <w:p w14:paraId="464FCF73" w14:textId="337F2FEB" w:rsidR="007E6FF5" w:rsidRPr="00930135" w:rsidRDefault="00FF15EE" w:rsidP="00930135">
      <w:pPr>
        <w:spacing w:after="120"/>
        <w:rPr>
          <w:rFonts w:cs="Arial"/>
          <w:b/>
          <w:bCs/>
        </w:rPr>
      </w:pPr>
      <w:r w:rsidRPr="00930135">
        <w:rPr>
          <w:rFonts w:cs="Arial"/>
        </w:rPr>
        <w:t xml:space="preserve">El </w:t>
      </w:r>
      <w:r w:rsidR="007E6FF5" w:rsidRPr="00930135">
        <w:rPr>
          <w:rFonts w:cs="Arial"/>
        </w:rPr>
        <w:t>elemento se refiere a los entes que poseen una o varias características y su estado es de interés de registro.</w:t>
      </w:r>
      <w:r w:rsidR="009777A5" w:rsidRPr="00930135">
        <w:rPr>
          <w:rFonts w:cs="Arial"/>
        </w:rPr>
        <w:t xml:space="preserve"> </w:t>
      </w:r>
      <w:r w:rsidR="007E6FF5" w:rsidRPr="00930135">
        <w:rPr>
          <w:rFonts w:cs="Arial"/>
        </w:rPr>
        <w:t>Ese registro es lo que integra los datos</w:t>
      </w:r>
      <w:r w:rsidR="009B6784" w:rsidRPr="00930135">
        <w:rPr>
          <w:rFonts w:cs="Arial"/>
        </w:rPr>
        <w:t xml:space="preserve">, </w:t>
      </w:r>
      <w:r w:rsidR="000B5DF7" w:rsidRPr="00930135">
        <w:rPr>
          <w:rFonts w:cs="Arial"/>
        </w:rPr>
        <w:t>los elementos</w:t>
      </w:r>
      <w:r w:rsidR="009B6784" w:rsidRPr="00930135">
        <w:rPr>
          <w:rFonts w:cs="Arial"/>
        </w:rPr>
        <w:t xml:space="preserve"> pueden ser: </w:t>
      </w:r>
    </w:p>
    <w:p w14:paraId="39675529" w14:textId="77777777" w:rsidR="007C31D4" w:rsidRPr="007204F7" w:rsidRDefault="007C31D4" w:rsidP="007204F7">
      <w:pPr>
        <w:spacing w:after="120"/>
        <w:rPr>
          <w:rFonts w:cs="Arial"/>
        </w:rPr>
      </w:pPr>
    </w:p>
    <w:p w14:paraId="78548B4C" w14:textId="73C3330A" w:rsidR="00975D62" w:rsidRPr="007204F7" w:rsidRDefault="0041156C" w:rsidP="007204F7">
      <w:pPr>
        <w:spacing w:after="120"/>
        <w:jc w:val="center"/>
        <w:rPr>
          <w:rFonts w:cs="Arial"/>
        </w:rPr>
      </w:pPr>
      <w:commentRangeStart w:id="84"/>
      <w:r w:rsidRPr="007204F7">
        <w:rPr>
          <w:rFonts w:cs="Arial"/>
          <w:noProof/>
          <w:lang w:val="en-US" w:eastAsia="en-US"/>
        </w:rPr>
        <w:drawing>
          <wp:inline distT="0" distB="0" distL="0" distR="0" wp14:anchorId="4BA85D89" wp14:editId="502C0E72">
            <wp:extent cx="4682829" cy="751570"/>
            <wp:effectExtent l="0" t="0" r="0" b="1079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06187" cy="755319"/>
                    </a:xfrm>
                    <a:prstGeom prst="rect">
                      <a:avLst/>
                    </a:prstGeom>
                    <a:noFill/>
                  </pic:spPr>
                </pic:pic>
              </a:graphicData>
            </a:graphic>
          </wp:inline>
        </w:drawing>
      </w:r>
      <w:commentRangeEnd w:id="84"/>
      <w:r w:rsidRPr="007204F7">
        <w:rPr>
          <w:rStyle w:val="Refdecomentario"/>
          <w:rFonts w:cs="Arial"/>
          <w:sz w:val="20"/>
          <w:szCs w:val="20"/>
        </w:rPr>
        <w:commentReference w:id="84"/>
      </w:r>
    </w:p>
    <w:p w14:paraId="0C89FC47" w14:textId="77777777" w:rsidR="00930135" w:rsidRDefault="00930135" w:rsidP="00930135">
      <w:pPr>
        <w:spacing w:after="120"/>
        <w:rPr>
          <w:rFonts w:cs="Arial"/>
          <w:b/>
          <w:bCs/>
        </w:rPr>
      </w:pPr>
    </w:p>
    <w:p w14:paraId="5FD983EF" w14:textId="77777777" w:rsidR="00930135" w:rsidRDefault="000A2543" w:rsidP="00930135">
      <w:pPr>
        <w:spacing w:after="120"/>
        <w:rPr>
          <w:rFonts w:cs="Arial"/>
          <w:b/>
          <w:bCs/>
        </w:rPr>
      </w:pPr>
      <w:r w:rsidRPr="00930135">
        <w:rPr>
          <w:rFonts w:cs="Arial"/>
          <w:b/>
          <w:bCs/>
        </w:rPr>
        <w:t>Población</w:t>
      </w:r>
    </w:p>
    <w:p w14:paraId="3004F428" w14:textId="36A7463C" w:rsidR="000F7074" w:rsidRDefault="00611055" w:rsidP="00930135">
      <w:pPr>
        <w:spacing w:after="120"/>
        <w:rPr>
          <w:rFonts w:cs="Arial"/>
          <w:noProof/>
          <w:lang w:eastAsia="es-CO"/>
        </w:rPr>
      </w:pPr>
      <w:r w:rsidRPr="00930135">
        <w:rPr>
          <w:rFonts w:cs="Arial"/>
        </w:rPr>
        <w:t>Se habla de una población cuando</w:t>
      </w:r>
      <w:r w:rsidR="009573C3" w:rsidRPr="00930135">
        <w:rPr>
          <w:rFonts w:cs="Arial"/>
        </w:rPr>
        <w:t>:</w:t>
      </w:r>
      <w:r w:rsidR="009573C3" w:rsidRPr="00930135">
        <w:rPr>
          <w:rFonts w:cs="Arial"/>
          <w:noProof/>
          <w:lang w:eastAsia="es-CO"/>
        </w:rPr>
        <w:t xml:space="preserve"> </w:t>
      </w:r>
    </w:p>
    <w:p w14:paraId="4A3E408A" w14:textId="77777777" w:rsidR="00930135" w:rsidRPr="00930135" w:rsidRDefault="00930135" w:rsidP="00930135">
      <w:pPr>
        <w:spacing w:after="120"/>
        <w:rPr>
          <w:rFonts w:cs="Arial"/>
          <w:b/>
          <w:bCs/>
        </w:rPr>
      </w:pPr>
    </w:p>
    <w:p w14:paraId="36E3EA36" w14:textId="44C77156" w:rsidR="009573C3" w:rsidRPr="007204F7" w:rsidRDefault="006C3415" w:rsidP="007204F7">
      <w:pPr>
        <w:pStyle w:val="Prrafodelista"/>
        <w:numPr>
          <w:ilvl w:val="0"/>
          <w:numId w:val="38"/>
        </w:numPr>
        <w:spacing w:after="120"/>
        <w:contextualSpacing w:val="0"/>
        <w:rPr>
          <w:rFonts w:cs="Arial"/>
        </w:rPr>
      </w:pPr>
      <w:r w:rsidRPr="007204F7">
        <w:rPr>
          <w:rFonts w:cs="Arial"/>
        </w:rPr>
        <w:t>Se manifiesta una característica igual en t</w:t>
      </w:r>
      <w:r w:rsidR="009573C3" w:rsidRPr="007204F7">
        <w:rPr>
          <w:rFonts w:cs="Arial"/>
        </w:rPr>
        <w:t>odos los elementos</w:t>
      </w:r>
      <w:r w:rsidRPr="007204F7">
        <w:rPr>
          <w:rFonts w:cs="Arial"/>
        </w:rPr>
        <w:t>.</w:t>
      </w:r>
    </w:p>
    <w:p w14:paraId="609CDF60" w14:textId="6AC4EA43" w:rsidR="009573C3" w:rsidRPr="007204F7" w:rsidRDefault="00975D62" w:rsidP="007204F7">
      <w:pPr>
        <w:pStyle w:val="Prrafodelista"/>
        <w:numPr>
          <w:ilvl w:val="0"/>
          <w:numId w:val="38"/>
        </w:numPr>
        <w:spacing w:after="120"/>
        <w:contextualSpacing w:val="0"/>
        <w:rPr>
          <w:rFonts w:cs="Arial"/>
        </w:rPr>
      </w:pPr>
      <w:r w:rsidRPr="007204F7">
        <w:rPr>
          <w:rFonts w:cs="Arial"/>
        </w:rPr>
        <w:t>T</w:t>
      </w:r>
      <w:r w:rsidR="006C3415" w:rsidRPr="007204F7">
        <w:rPr>
          <w:rFonts w:cs="Arial"/>
        </w:rPr>
        <w:t xml:space="preserve">odos los </w:t>
      </w:r>
      <w:r w:rsidR="009573C3" w:rsidRPr="007204F7">
        <w:rPr>
          <w:rFonts w:cs="Arial"/>
        </w:rPr>
        <w:t xml:space="preserve">elementos </w:t>
      </w:r>
      <w:r w:rsidR="006C3415" w:rsidRPr="007204F7">
        <w:rPr>
          <w:rFonts w:cs="Arial"/>
        </w:rPr>
        <w:t>integran</w:t>
      </w:r>
      <w:r w:rsidR="009573C3" w:rsidRPr="007204F7">
        <w:rPr>
          <w:rFonts w:cs="Arial"/>
        </w:rPr>
        <w:t xml:space="preserve"> un</w:t>
      </w:r>
      <w:r w:rsidR="006C3415" w:rsidRPr="007204F7">
        <w:rPr>
          <w:rFonts w:cs="Arial"/>
        </w:rPr>
        <w:t xml:space="preserve"> acontecimiento </w:t>
      </w:r>
      <w:r w:rsidR="009573C3" w:rsidRPr="007204F7">
        <w:rPr>
          <w:rFonts w:cs="Arial"/>
        </w:rPr>
        <w:t xml:space="preserve">que se está </w:t>
      </w:r>
      <w:r w:rsidR="006C3415" w:rsidRPr="007204F7">
        <w:rPr>
          <w:rFonts w:cs="Arial"/>
        </w:rPr>
        <w:t>analizando</w:t>
      </w:r>
      <w:r w:rsidR="009573C3" w:rsidRPr="007204F7">
        <w:rPr>
          <w:rFonts w:cs="Arial"/>
        </w:rPr>
        <w:t xml:space="preserve"> y sobre la cual se intenta sacar conclusiones</w:t>
      </w:r>
      <w:r w:rsidR="00F5052D" w:rsidRPr="007204F7">
        <w:rPr>
          <w:rFonts w:cs="Arial"/>
        </w:rPr>
        <w:t>.</w:t>
      </w:r>
    </w:p>
    <w:p w14:paraId="64A83AA9" w14:textId="77777777" w:rsidR="00930135" w:rsidRDefault="00930135" w:rsidP="00930135">
      <w:pPr>
        <w:spacing w:after="120"/>
        <w:rPr>
          <w:rFonts w:cs="Arial"/>
        </w:rPr>
      </w:pPr>
    </w:p>
    <w:p w14:paraId="196D0F4F" w14:textId="36D0543B" w:rsidR="00543D28" w:rsidRPr="00930135" w:rsidRDefault="00543D28" w:rsidP="00930135">
      <w:pPr>
        <w:spacing w:after="120"/>
        <w:rPr>
          <w:rFonts w:cs="Arial"/>
        </w:rPr>
      </w:pPr>
      <w:r w:rsidRPr="00930135">
        <w:rPr>
          <w:rFonts w:cs="Arial"/>
        </w:rPr>
        <w:t xml:space="preserve">Cuando se habla de población es importante tener claridad </w:t>
      </w:r>
      <w:r w:rsidR="00CD2422" w:rsidRPr="00930135">
        <w:rPr>
          <w:rFonts w:cs="Arial"/>
        </w:rPr>
        <w:t xml:space="preserve">y hacer precisión </w:t>
      </w:r>
      <w:r w:rsidRPr="00930135">
        <w:rPr>
          <w:rFonts w:cs="Arial"/>
        </w:rPr>
        <w:t>con respecto a:</w:t>
      </w:r>
    </w:p>
    <w:p w14:paraId="14DA58E4" w14:textId="449CE7A6" w:rsidR="0019038E" w:rsidRPr="007204F7" w:rsidRDefault="00A41572" w:rsidP="007204F7">
      <w:pPr>
        <w:spacing w:after="120"/>
        <w:jc w:val="center"/>
        <w:rPr>
          <w:rFonts w:cs="Arial"/>
        </w:rPr>
      </w:pPr>
      <w:commentRangeStart w:id="85"/>
      <w:r w:rsidRPr="007204F7">
        <w:rPr>
          <w:rFonts w:cs="Arial"/>
          <w:noProof/>
          <w:lang w:val="en-US" w:eastAsia="en-US"/>
        </w:rPr>
        <w:drawing>
          <wp:inline distT="0" distB="0" distL="0" distR="0" wp14:anchorId="12BAC24E" wp14:editId="4E18411D">
            <wp:extent cx="4591909" cy="736978"/>
            <wp:effectExtent l="0" t="0" r="571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24885" cy="758320"/>
                    </a:xfrm>
                    <a:prstGeom prst="rect">
                      <a:avLst/>
                    </a:prstGeom>
                    <a:noFill/>
                  </pic:spPr>
                </pic:pic>
              </a:graphicData>
            </a:graphic>
          </wp:inline>
        </w:drawing>
      </w:r>
      <w:commentRangeEnd w:id="85"/>
      <w:r w:rsidRPr="007204F7">
        <w:rPr>
          <w:rStyle w:val="Refdecomentario"/>
          <w:rFonts w:cs="Arial"/>
          <w:sz w:val="20"/>
          <w:szCs w:val="20"/>
        </w:rPr>
        <w:commentReference w:id="85"/>
      </w:r>
    </w:p>
    <w:p w14:paraId="1F9367B1" w14:textId="77777777" w:rsidR="00A91E0C" w:rsidRDefault="00A91E0C" w:rsidP="00A91E0C">
      <w:pPr>
        <w:spacing w:after="120"/>
        <w:rPr>
          <w:rFonts w:cs="Arial"/>
          <w:b/>
          <w:bCs/>
        </w:rPr>
      </w:pPr>
    </w:p>
    <w:p w14:paraId="44AF6010" w14:textId="5C5B17BA" w:rsidR="0019038E" w:rsidRPr="00A91E0C" w:rsidRDefault="0028520A" w:rsidP="00A91E0C">
      <w:pPr>
        <w:spacing w:after="120"/>
        <w:rPr>
          <w:rFonts w:cs="Arial"/>
          <w:b/>
          <w:bCs/>
        </w:rPr>
      </w:pPr>
      <w:r w:rsidRPr="00A91E0C">
        <w:rPr>
          <w:rFonts w:cs="Arial"/>
          <w:b/>
          <w:bCs/>
        </w:rPr>
        <w:t>Censo</w:t>
      </w:r>
    </w:p>
    <w:p w14:paraId="0E0E3C45" w14:textId="3F6A14E4" w:rsidR="0028520A" w:rsidRPr="007204F7" w:rsidRDefault="00582F0E" w:rsidP="009777A5">
      <w:pPr>
        <w:spacing w:after="120"/>
        <w:outlineLvl w:val="0"/>
        <w:rPr>
          <w:rFonts w:cs="Arial"/>
        </w:rPr>
      </w:pPr>
      <w:r w:rsidRPr="007204F7">
        <w:rPr>
          <w:rFonts w:cs="Arial"/>
        </w:rPr>
        <w:t>O</w:t>
      </w:r>
      <w:r w:rsidR="0028520A" w:rsidRPr="007204F7">
        <w:rPr>
          <w:rFonts w:cs="Arial"/>
        </w:rPr>
        <w:t>bserva</w:t>
      </w:r>
      <w:r w:rsidRPr="007204F7">
        <w:rPr>
          <w:rFonts w:cs="Arial"/>
        </w:rPr>
        <w:t>ción</w:t>
      </w:r>
      <w:r w:rsidR="0028520A" w:rsidRPr="007204F7">
        <w:rPr>
          <w:rFonts w:cs="Arial"/>
        </w:rPr>
        <w:t xml:space="preserve"> y registr</w:t>
      </w:r>
      <w:r w:rsidR="00C72AC4" w:rsidRPr="007204F7">
        <w:rPr>
          <w:rFonts w:cs="Arial"/>
        </w:rPr>
        <w:t>o</w:t>
      </w:r>
      <w:r w:rsidR="0028520A" w:rsidRPr="007204F7">
        <w:rPr>
          <w:rFonts w:cs="Arial"/>
        </w:rPr>
        <w:t xml:space="preserve"> </w:t>
      </w:r>
      <w:r w:rsidR="00C72AC4" w:rsidRPr="007204F7">
        <w:rPr>
          <w:rFonts w:cs="Arial"/>
        </w:rPr>
        <w:t>d</w:t>
      </w:r>
      <w:r w:rsidR="0028520A" w:rsidRPr="007204F7">
        <w:rPr>
          <w:rFonts w:cs="Arial"/>
        </w:rPr>
        <w:t>el estado de una característica</w:t>
      </w:r>
      <w:r w:rsidR="00C72AC4" w:rsidRPr="007204F7">
        <w:rPr>
          <w:rFonts w:cs="Arial"/>
        </w:rPr>
        <w:t>,</w:t>
      </w:r>
      <w:r w:rsidR="0028520A" w:rsidRPr="007204F7">
        <w:rPr>
          <w:rFonts w:cs="Arial"/>
        </w:rPr>
        <w:t xml:space="preserve"> examinado a todos los elementos de una población</w:t>
      </w:r>
      <w:r w:rsidR="00F5052D" w:rsidRPr="007204F7">
        <w:rPr>
          <w:rFonts w:cs="Arial"/>
        </w:rPr>
        <w:t>.</w:t>
      </w:r>
    </w:p>
    <w:p w14:paraId="6A67B0C7" w14:textId="19FB24FF" w:rsidR="005650C3" w:rsidRPr="007204F7" w:rsidRDefault="0028520A" w:rsidP="007204F7">
      <w:pPr>
        <w:spacing w:after="120"/>
        <w:rPr>
          <w:rFonts w:cs="Arial"/>
        </w:rPr>
      </w:pPr>
      <w:r w:rsidRPr="007204F7">
        <w:rPr>
          <w:rFonts w:cs="Arial"/>
        </w:rPr>
        <w:t xml:space="preserve">Los censos </w:t>
      </w:r>
      <w:r w:rsidR="005650C3" w:rsidRPr="007204F7">
        <w:rPr>
          <w:rFonts w:cs="Arial"/>
        </w:rPr>
        <w:t>son una técnica muy aplicable ya que los costos y el tiempo que demandan son muy altos. Por lo tanto, lo más viable es tomar los datos reportados por el estado de la variable en forma aleatoria de elementos de la población</w:t>
      </w:r>
      <w:r w:rsidR="00B27277" w:rsidRPr="007204F7">
        <w:rPr>
          <w:rFonts w:cs="Arial"/>
        </w:rPr>
        <w:t>.</w:t>
      </w:r>
    </w:p>
    <w:p w14:paraId="3C8412B3" w14:textId="77777777" w:rsidR="005650C3" w:rsidRPr="007204F7" w:rsidRDefault="005650C3" w:rsidP="007204F7">
      <w:pPr>
        <w:spacing w:after="120"/>
        <w:rPr>
          <w:rFonts w:cs="Arial"/>
        </w:rPr>
      </w:pPr>
    </w:p>
    <w:p w14:paraId="6947B9F5" w14:textId="69240BED" w:rsidR="0028520A" w:rsidRPr="00A91E0C" w:rsidRDefault="0028520A" w:rsidP="00A91E0C">
      <w:pPr>
        <w:spacing w:after="120"/>
        <w:rPr>
          <w:rFonts w:cs="Arial"/>
          <w:b/>
          <w:bCs/>
        </w:rPr>
      </w:pPr>
      <w:r w:rsidRPr="00A91E0C">
        <w:rPr>
          <w:rFonts w:cs="Arial"/>
          <w:b/>
          <w:bCs/>
        </w:rPr>
        <w:t>Muestra</w:t>
      </w:r>
    </w:p>
    <w:p w14:paraId="0AB11510" w14:textId="507100A4" w:rsidR="0028520A" w:rsidRPr="007204F7" w:rsidRDefault="00174588" w:rsidP="007204F7">
      <w:pPr>
        <w:spacing w:after="120"/>
        <w:rPr>
          <w:rFonts w:cs="Arial"/>
        </w:rPr>
      </w:pPr>
      <w:r w:rsidRPr="007204F7">
        <w:rPr>
          <w:rFonts w:cs="Arial"/>
        </w:rPr>
        <w:t>C</w:t>
      </w:r>
      <w:r w:rsidR="005650C3" w:rsidRPr="007204F7">
        <w:rPr>
          <w:rFonts w:cs="Arial"/>
        </w:rPr>
        <w:t>uando de una población total, se sustrae una porción conformando un subgrup</w:t>
      </w:r>
      <w:r w:rsidR="00AA4C4A" w:rsidRPr="007204F7">
        <w:rPr>
          <w:rFonts w:cs="Arial"/>
        </w:rPr>
        <w:t>o, e</w:t>
      </w:r>
      <w:r w:rsidR="005650C3" w:rsidRPr="007204F7">
        <w:rPr>
          <w:rFonts w:cs="Arial"/>
        </w:rPr>
        <w:t xml:space="preserve">sto quiere decir que solo se le realiza la observación y el registro de la característica a este subgrupo. </w:t>
      </w:r>
      <w:r w:rsidR="00AA4C4A" w:rsidRPr="007204F7">
        <w:rPr>
          <w:rFonts w:cs="Arial"/>
        </w:rPr>
        <w:t>S</w:t>
      </w:r>
      <w:r w:rsidR="005650C3" w:rsidRPr="007204F7">
        <w:rPr>
          <w:rFonts w:cs="Arial"/>
        </w:rPr>
        <w:t xml:space="preserve">e utiliza </w:t>
      </w:r>
      <w:r w:rsidR="0028520A" w:rsidRPr="007204F7">
        <w:rPr>
          <w:rFonts w:cs="Arial"/>
        </w:rPr>
        <w:t xml:space="preserve">cuando la población es infinita o </w:t>
      </w:r>
      <w:r w:rsidR="005650C3" w:rsidRPr="007204F7">
        <w:rPr>
          <w:rFonts w:cs="Arial"/>
        </w:rPr>
        <w:t>extremadamente</w:t>
      </w:r>
      <w:r w:rsidR="0028520A" w:rsidRPr="007204F7">
        <w:rPr>
          <w:rFonts w:cs="Arial"/>
        </w:rPr>
        <w:t xml:space="preserve"> grande y</w:t>
      </w:r>
      <w:r w:rsidR="005650C3" w:rsidRPr="007204F7">
        <w:rPr>
          <w:rFonts w:cs="Arial"/>
        </w:rPr>
        <w:t xml:space="preserve"> por ende es casi </w:t>
      </w:r>
      <w:r w:rsidR="0028520A" w:rsidRPr="007204F7">
        <w:rPr>
          <w:rFonts w:cs="Arial"/>
        </w:rPr>
        <w:t>imposible observar todos sus elementos.</w:t>
      </w:r>
    </w:p>
    <w:p w14:paraId="7B24CB6C" w14:textId="7FF2935D" w:rsidR="0028520A" w:rsidRPr="007204F7" w:rsidRDefault="0028520A" w:rsidP="007204F7">
      <w:pPr>
        <w:spacing w:after="120"/>
        <w:rPr>
          <w:rFonts w:cs="Arial"/>
        </w:rPr>
      </w:pPr>
      <w:r w:rsidRPr="007204F7">
        <w:rPr>
          <w:rFonts w:cs="Arial"/>
        </w:rPr>
        <w:t>Las muestras deben ser representativas y para e</w:t>
      </w:r>
      <w:r w:rsidR="00B6132F" w:rsidRPr="007204F7">
        <w:rPr>
          <w:rFonts w:cs="Arial"/>
        </w:rPr>
        <w:t xml:space="preserve">llo </w:t>
      </w:r>
      <w:r w:rsidRPr="007204F7">
        <w:rPr>
          <w:rFonts w:cs="Arial"/>
        </w:rPr>
        <w:t xml:space="preserve">se </w:t>
      </w:r>
      <w:r w:rsidR="00B6132F" w:rsidRPr="007204F7">
        <w:rPr>
          <w:rFonts w:cs="Arial"/>
        </w:rPr>
        <w:t>necesita que haya una equivalencia entre l</w:t>
      </w:r>
      <w:r w:rsidRPr="007204F7">
        <w:rPr>
          <w:rFonts w:cs="Arial"/>
        </w:rPr>
        <w:t xml:space="preserve">as características de la población </w:t>
      </w:r>
      <w:r w:rsidR="00B6132F" w:rsidRPr="007204F7">
        <w:rPr>
          <w:rFonts w:cs="Arial"/>
        </w:rPr>
        <w:t>escogida y las características de la población en total.</w:t>
      </w:r>
    </w:p>
    <w:p w14:paraId="09F77166" w14:textId="211B1671" w:rsidR="0028520A" w:rsidRPr="007204F7" w:rsidRDefault="00047EFD" w:rsidP="007204F7">
      <w:pPr>
        <w:spacing w:after="120"/>
        <w:rPr>
          <w:rFonts w:cs="Arial"/>
        </w:rPr>
      </w:pPr>
      <w:r w:rsidRPr="007204F7">
        <w:rPr>
          <w:rFonts w:cs="Arial"/>
        </w:rPr>
        <w:t>El t</w:t>
      </w:r>
      <w:r w:rsidR="0028520A" w:rsidRPr="007204F7">
        <w:rPr>
          <w:rFonts w:cs="Arial"/>
        </w:rPr>
        <w:t>amaño de la muestra</w:t>
      </w:r>
      <w:r w:rsidRPr="007204F7">
        <w:rPr>
          <w:rFonts w:cs="Arial"/>
        </w:rPr>
        <w:t xml:space="preserve"> e</w:t>
      </w:r>
      <w:r w:rsidR="0028520A" w:rsidRPr="007204F7">
        <w:rPr>
          <w:rFonts w:cs="Arial"/>
        </w:rPr>
        <w:t xml:space="preserve">s </w:t>
      </w:r>
      <w:r w:rsidR="00B6132F" w:rsidRPr="007204F7">
        <w:rPr>
          <w:rFonts w:cs="Arial"/>
        </w:rPr>
        <w:t xml:space="preserve">la cantidad </w:t>
      </w:r>
      <w:r w:rsidR="0028520A" w:rsidRPr="007204F7">
        <w:rPr>
          <w:rFonts w:cs="Arial"/>
        </w:rPr>
        <w:t xml:space="preserve">de elementos que </w:t>
      </w:r>
      <w:r w:rsidR="00B6132F" w:rsidRPr="007204F7">
        <w:rPr>
          <w:rFonts w:cs="Arial"/>
        </w:rPr>
        <w:t>conforman</w:t>
      </w:r>
      <w:r w:rsidR="0028520A" w:rsidRPr="007204F7">
        <w:rPr>
          <w:rFonts w:cs="Arial"/>
        </w:rPr>
        <w:t xml:space="preserve"> la muestra. Se </w:t>
      </w:r>
      <w:r w:rsidR="00B6132F" w:rsidRPr="007204F7">
        <w:rPr>
          <w:rFonts w:cs="Arial"/>
        </w:rPr>
        <w:t xml:space="preserve">representa </w:t>
      </w:r>
      <w:r w:rsidR="0028520A" w:rsidRPr="007204F7">
        <w:rPr>
          <w:rFonts w:cs="Arial"/>
        </w:rPr>
        <w:t xml:space="preserve">con la letra </w:t>
      </w:r>
      <w:r w:rsidR="0028520A" w:rsidRPr="007204F7">
        <w:rPr>
          <w:rFonts w:cs="Arial"/>
          <w:b/>
        </w:rPr>
        <w:t>n.</w:t>
      </w:r>
      <w:r w:rsidR="00FC0800" w:rsidRPr="007204F7">
        <w:rPr>
          <w:rFonts w:cs="Arial"/>
          <w:b/>
        </w:rPr>
        <w:t xml:space="preserve"> </w:t>
      </w:r>
      <w:r w:rsidR="00FC0800" w:rsidRPr="007204F7">
        <w:rPr>
          <w:rFonts w:cs="Arial"/>
          <w:bCs/>
        </w:rPr>
        <w:t>Un ejemplo de esto es: p</w:t>
      </w:r>
      <w:r w:rsidR="0028520A" w:rsidRPr="007204F7">
        <w:rPr>
          <w:rFonts w:cs="Arial"/>
        </w:rPr>
        <w:t xml:space="preserve">ara </w:t>
      </w:r>
      <w:r w:rsidR="00B6132F" w:rsidRPr="007204F7">
        <w:rPr>
          <w:rFonts w:cs="Arial"/>
        </w:rPr>
        <w:t>expresar</w:t>
      </w:r>
      <w:r w:rsidR="0028520A" w:rsidRPr="007204F7">
        <w:rPr>
          <w:rFonts w:cs="Arial"/>
        </w:rPr>
        <w:t xml:space="preserve"> que una muestra tiene </w:t>
      </w:r>
      <w:r w:rsidR="00B6132F" w:rsidRPr="007204F7">
        <w:rPr>
          <w:rFonts w:cs="Arial"/>
        </w:rPr>
        <w:t>180</w:t>
      </w:r>
      <w:r w:rsidR="0028520A" w:rsidRPr="007204F7">
        <w:rPr>
          <w:rFonts w:cs="Arial"/>
        </w:rPr>
        <w:t xml:space="preserve"> elementos se </w:t>
      </w:r>
      <w:r w:rsidR="00B6132F" w:rsidRPr="007204F7">
        <w:rPr>
          <w:rFonts w:cs="Arial"/>
        </w:rPr>
        <w:t>representa</w:t>
      </w:r>
      <w:r w:rsidR="0028520A" w:rsidRPr="007204F7">
        <w:rPr>
          <w:rFonts w:cs="Arial"/>
        </w:rPr>
        <w:t xml:space="preserve"> así: n = </w:t>
      </w:r>
      <w:r w:rsidR="00B6132F" w:rsidRPr="007204F7">
        <w:rPr>
          <w:rFonts w:cs="Arial"/>
        </w:rPr>
        <w:t>180</w:t>
      </w:r>
      <w:r w:rsidR="00A91E0C">
        <w:rPr>
          <w:rFonts w:cs="Arial"/>
        </w:rPr>
        <w:t>.</w:t>
      </w:r>
    </w:p>
    <w:p w14:paraId="28EE5C87" w14:textId="291F68A6" w:rsidR="00B36045" w:rsidRPr="007204F7" w:rsidRDefault="00B36045" w:rsidP="007204F7">
      <w:pPr>
        <w:spacing w:after="120"/>
        <w:rPr>
          <w:rFonts w:cs="Arial"/>
          <w:b/>
          <w:bCs/>
        </w:rPr>
      </w:pPr>
    </w:p>
    <w:p w14:paraId="34FE5FC1" w14:textId="1DD5FEE2" w:rsidR="0028520A" w:rsidRPr="00A91E0C" w:rsidRDefault="0028520A" w:rsidP="00A91E0C">
      <w:pPr>
        <w:spacing w:after="120"/>
        <w:rPr>
          <w:rFonts w:cs="Arial"/>
          <w:b/>
          <w:bCs/>
        </w:rPr>
      </w:pPr>
      <w:r w:rsidRPr="00A91E0C">
        <w:rPr>
          <w:rFonts w:cs="Arial"/>
          <w:b/>
          <w:bCs/>
        </w:rPr>
        <w:t>Parámetro</w:t>
      </w:r>
    </w:p>
    <w:p w14:paraId="1F3D5B49" w14:textId="59240B21" w:rsidR="00B36045" w:rsidRPr="007204F7" w:rsidRDefault="0028520A" w:rsidP="007204F7">
      <w:pPr>
        <w:spacing w:after="120"/>
        <w:rPr>
          <w:rFonts w:cs="Arial"/>
        </w:rPr>
      </w:pPr>
      <w:r w:rsidRPr="007204F7">
        <w:rPr>
          <w:rFonts w:cs="Arial"/>
        </w:rPr>
        <w:t xml:space="preserve">El resultado de una medida o cálculo que se hace utilizando los datos relacionados con el valor que toma una variable cuando se observan </w:t>
      </w:r>
      <w:r w:rsidRPr="007204F7">
        <w:rPr>
          <w:rFonts w:cs="Arial"/>
          <w:b/>
          <w:bCs/>
        </w:rPr>
        <w:t>todos</w:t>
      </w:r>
      <w:r w:rsidRPr="007204F7">
        <w:rPr>
          <w:rFonts w:cs="Arial"/>
        </w:rPr>
        <w:t xml:space="preserve"> los elementos de una población, es decir, cuando se hace un censo. Por ejemplo, la edad promedio de los niños que cursan primer grado, este año, en todas las escuelas oficiales de la ciudad. El parámetro siempre es un valor constante.</w:t>
      </w:r>
    </w:p>
    <w:p w14:paraId="20745483" w14:textId="29DAF6BD" w:rsidR="0028520A" w:rsidRPr="007204F7" w:rsidRDefault="0028520A" w:rsidP="007204F7">
      <w:pPr>
        <w:spacing w:after="120"/>
        <w:rPr>
          <w:rFonts w:cs="Arial"/>
        </w:rPr>
      </w:pPr>
    </w:p>
    <w:p w14:paraId="50387FA2" w14:textId="23E361E4" w:rsidR="0028520A" w:rsidRPr="00A91E0C" w:rsidRDefault="0028520A" w:rsidP="00A91E0C">
      <w:pPr>
        <w:spacing w:after="120"/>
        <w:rPr>
          <w:rFonts w:cs="Arial"/>
          <w:b/>
          <w:bCs/>
        </w:rPr>
      </w:pPr>
      <w:r w:rsidRPr="00A91E0C">
        <w:rPr>
          <w:rFonts w:cs="Arial"/>
          <w:b/>
          <w:bCs/>
        </w:rPr>
        <w:t xml:space="preserve">Estadístico o Estadígrafo </w:t>
      </w:r>
    </w:p>
    <w:p w14:paraId="1DEACF88" w14:textId="6BB6E7A9" w:rsidR="0028520A" w:rsidRPr="007204F7" w:rsidRDefault="00B6132F" w:rsidP="007204F7">
      <w:pPr>
        <w:spacing w:after="120"/>
        <w:rPr>
          <w:rFonts w:cs="Arial"/>
        </w:rPr>
      </w:pPr>
      <w:r w:rsidRPr="007204F7">
        <w:rPr>
          <w:rFonts w:cs="Arial"/>
        </w:rPr>
        <w:t xml:space="preserve">Tiene el mismo modo de operación que el parámetro, pero con la diferencia que en este solo se </w:t>
      </w:r>
      <w:r w:rsidR="0028520A" w:rsidRPr="007204F7">
        <w:rPr>
          <w:rFonts w:cs="Arial"/>
        </w:rPr>
        <w:t xml:space="preserve">observan algunos de los elementos de una población, o sea, una muestra. Por ejemplo, la edad promedio de los </w:t>
      </w:r>
      <w:r w:rsidR="003E3272" w:rsidRPr="007204F7">
        <w:rPr>
          <w:rFonts w:cs="Arial"/>
        </w:rPr>
        <w:t>jóvenes</w:t>
      </w:r>
      <w:r w:rsidR="0028520A" w:rsidRPr="007204F7">
        <w:rPr>
          <w:rFonts w:cs="Arial"/>
        </w:rPr>
        <w:t xml:space="preserve"> de </w:t>
      </w:r>
      <w:r w:rsidRPr="007204F7">
        <w:rPr>
          <w:rFonts w:cs="Arial"/>
        </w:rPr>
        <w:t xml:space="preserve">octavo </w:t>
      </w:r>
      <w:r w:rsidR="0028520A" w:rsidRPr="007204F7">
        <w:rPr>
          <w:rFonts w:cs="Arial"/>
        </w:rPr>
        <w:t>grado de algun</w:t>
      </w:r>
      <w:r w:rsidRPr="007204F7">
        <w:rPr>
          <w:rFonts w:cs="Arial"/>
        </w:rPr>
        <w:t>os</w:t>
      </w:r>
      <w:r w:rsidR="0028520A" w:rsidRPr="007204F7">
        <w:rPr>
          <w:rFonts w:cs="Arial"/>
        </w:rPr>
        <w:t xml:space="preserve"> </w:t>
      </w:r>
      <w:r w:rsidRPr="007204F7">
        <w:rPr>
          <w:rFonts w:cs="Arial"/>
        </w:rPr>
        <w:t>colegios</w:t>
      </w:r>
      <w:r w:rsidR="0028520A" w:rsidRPr="007204F7">
        <w:rPr>
          <w:rFonts w:cs="Arial"/>
        </w:rPr>
        <w:t xml:space="preserve"> </w:t>
      </w:r>
      <w:r w:rsidRPr="007204F7">
        <w:rPr>
          <w:rFonts w:cs="Arial"/>
        </w:rPr>
        <w:t>privados</w:t>
      </w:r>
      <w:r w:rsidR="0028520A" w:rsidRPr="007204F7">
        <w:rPr>
          <w:rFonts w:cs="Arial"/>
        </w:rPr>
        <w:t xml:space="preserve"> de la </w:t>
      </w:r>
      <w:r w:rsidR="003E3272" w:rsidRPr="007204F7">
        <w:rPr>
          <w:rFonts w:cs="Arial"/>
        </w:rPr>
        <w:t>Medellín-Antioquía</w:t>
      </w:r>
      <w:r w:rsidR="0028520A" w:rsidRPr="007204F7">
        <w:rPr>
          <w:rFonts w:cs="Arial"/>
        </w:rPr>
        <w:t xml:space="preserve"> escogid</w:t>
      </w:r>
      <w:r w:rsidR="003E3272" w:rsidRPr="007204F7">
        <w:rPr>
          <w:rFonts w:cs="Arial"/>
        </w:rPr>
        <w:t>o</w:t>
      </w:r>
      <w:r w:rsidR="0028520A" w:rsidRPr="007204F7">
        <w:rPr>
          <w:rFonts w:cs="Arial"/>
        </w:rPr>
        <w:t xml:space="preserve">s al azar. El estadístico </w:t>
      </w:r>
      <w:r w:rsidR="003E3272" w:rsidRPr="007204F7">
        <w:rPr>
          <w:rFonts w:cs="Arial"/>
        </w:rPr>
        <w:t xml:space="preserve">no es un valor constante ya que </w:t>
      </w:r>
      <w:r w:rsidR="0028520A" w:rsidRPr="007204F7">
        <w:rPr>
          <w:rFonts w:cs="Arial"/>
        </w:rPr>
        <w:t xml:space="preserve">varía de </w:t>
      </w:r>
      <w:r w:rsidR="003E3272" w:rsidRPr="007204F7">
        <w:rPr>
          <w:rFonts w:cs="Arial"/>
        </w:rPr>
        <w:t xml:space="preserve">una </w:t>
      </w:r>
      <w:r w:rsidR="0028520A" w:rsidRPr="007204F7">
        <w:rPr>
          <w:rFonts w:cs="Arial"/>
        </w:rPr>
        <w:t>muestra</w:t>
      </w:r>
      <w:r w:rsidR="003E3272" w:rsidRPr="007204F7">
        <w:rPr>
          <w:rFonts w:cs="Arial"/>
        </w:rPr>
        <w:t xml:space="preserve"> a otra</w:t>
      </w:r>
      <w:r w:rsidR="0028520A" w:rsidRPr="007204F7">
        <w:rPr>
          <w:rFonts w:cs="Arial"/>
        </w:rPr>
        <w:t xml:space="preserve">. </w:t>
      </w:r>
    </w:p>
    <w:p w14:paraId="307E6DF8" w14:textId="00E4FA3B" w:rsidR="00B36045" w:rsidRPr="007204F7" w:rsidRDefault="00B36045" w:rsidP="007204F7">
      <w:pPr>
        <w:spacing w:after="120"/>
        <w:rPr>
          <w:rFonts w:cs="Arial"/>
        </w:rPr>
      </w:pPr>
    </w:p>
    <w:p w14:paraId="6B60550A" w14:textId="563555C9" w:rsidR="0028520A" w:rsidRPr="00A91E0C" w:rsidRDefault="0028520A" w:rsidP="00A91E0C">
      <w:pPr>
        <w:spacing w:after="120"/>
        <w:rPr>
          <w:rFonts w:cs="Arial"/>
          <w:b/>
          <w:bCs/>
        </w:rPr>
      </w:pPr>
      <w:r w:rsidRPr="00A91E0C">
        <w:rPr>
          <w:rFonts w:cs="Arial"/>
          <w:b/>
          <w:bCs/>
        </w:rPr>
        <w:t>Estudios estadísticos</w:t>
      </w:r>
    </w:p>
    <w:p w14:paraId="52CA910E" w14:textId="26660C9E" w:rsidR="007424E0" w:rsidRPr="007204F7" w:rsidRDefault="0028520A" w:rsidP="007204F7">
      <w:pPr>
        <w:spacing w:after="120"/>
        <w:rPr>
          <w:rFonts w:cs="Arial"/>
        </w:rPr>
      </w:pPr>
      <w:r w:rsidRPr="007204F7">
        <w:rPr>
          <w:rFonts w:cs="Arial"/>
        </w:rPr>
        <w:t>Los estudios estadísticos pueden ser</w:t>
      </w:r>
      <w:r w:rsidR="00236F1E" w:rsidRPr="007204F7">
        <w:rPr>
          <w:rFonts w:cs="Arial"/>
        </w:rPr>
        <w:t>:</w:t>
      </w:r>
    </w:p>
    <w:p w14:paraId="666FCA77" w14:textId="26F9831D" w:rsidR="00B27277" w:rsidRPr="007204F7" w:rsidRDefault="00F17D46" w:rsidP="007204F7">
      <w:pPr>
        <w:spacing w:after="120"/>
        <w:rPr>
          <w:rFonts w:cs="Arial"/>
        </w:rPr>
      </w:pPr>
      <w:r w:rsidRPr="007204F7">
        <w:rPr>
          <w:rFonts w:cs="Arial"/>
          <w:noProof/>
          <w:lang w:val="en-US" w:eastAsia="en-US"/>
        </w:rPr>
        <w:drawing>
          <wp:anchor distT="0" distB="0" distL="114300" distR="114300" simplePos="0" relativeHeight="251658242" behindDoc="0" locked="0" layoutInCell="1" allowOverlap="1" wp14:anchorId="1B2C9529" wp14:editId="4D27BBF6">
            <wp:simplePos x="0" y="0"/>
            <wp:positionH relativeFrom="margin">
              <wp:align>left</wp:align>
            </wp:positionH>
            <wp:positionV relativeFrom="paragraph">
              <wp:posOffset>163830</wp:posOffset>
            </wp:positionV>
            <wp:extent cx="924560" cy="616585"/>
            <wp:effectExtent l="0" t="0" r="8890" b="0"/>
            <wp:wrapSquare wrapText="bothSides"/>
            <wp:docPr id="22" name="Imagen 22" descr="Médicos que realizan investigaciones médicas sobre el cerebro humano y analizan muestras de sangre. vector gratui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édicos que realizan investigaciones médicas sobre el cerebro humano y analizan muestras de sangre. vector gratuito"/>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24560" cy="616585"/>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Start w:id="86"/>
      <w:commentRangeEnd w:id="86"/>
      <w:r w:rsidRPr="007204F7">
        <w:rPr>
          <w:rStyle w:val="Refdecomentario"/>
          <w:rFonts w:cs="Arial"/>
          <w:sz w:val="20"/>
          <w:szCs w:val="20"/>
        </w:rPr>
        <w:commentReference w:id="86"/>
      </w:r>
    </w:p>
    <w:p w14:paraId="77383EF0" w14:textId="12AD8CA6" w:rsidR="0028520A" w:rsidRPr="007204F7" w:rsidRDefault="0028520A" w:rsidP="007204F7">
      <w:pPr>
        <w:spacing w:after="120"/>
        <w:rPr>
          <w:rFonts w:cs="Arial"/>
        </w:rPr>
      </w:pPr>
      <w:r w:rsidRPr="007204F7">
        <w:rPr>
          <w:rFonts w:cs="Arial"/>
          <w:b/>
          <w:bCs/>
        </w:rPr>
        <w:t>Estudios</w:t>
      </w:r>
      <w:r w:rsidRPr="007204F7">
        <w:rPr>
          <w:rFonts w:cs="Arial"/>
          <w:b/>
        </w:rPr>
        <w:t xml:space="preserve"> estadísticos experimentales</w:t>
      </w:r>
      <w:r w:rsidR="00236F1E" w:rsidRPr="007204F7">
        <w:rPr>
          <w:rFonts w:cs="Arial"/>
          <w:b/>
          <w:bCs/>
        </w:rPr>
        <w:t>:</w:t>
      </w:r>
      <w:r w:rsidRPr="007204F7">
        <w:rPr>
          <w:rFonts w:cs="Arial"/>
        </w:rPr>
        <w:t xml:space="preserve"> </w:t>
      </w:r>
      <w:r w:rsidR="00B27277" w:rsidRPr="007204F7">
        <w:rPr>
          <w:rFonts w:cs="Arial"/>
        </w:rPr>
        <w:t xml:space="preserve">quien </w:t>
      </w:r>
      <w:r w:rsidR="00E97D8F" w:rsidRPr="007204F7">
        <w:rPr>
          <w:rFonts w:cs="Arial"/>
        </w:rPr>
        <w:t>está</w:t>
      </w:r>
      <w:r w:rsidR="00B27277" w:rsidRPr="007204F7">
        <w:rPr>
          <w:rFonts w:cs="Arial"/>
        </w:rPr>
        <w:t xml:space="preserve"> </w:t>
      </w:r>
      <w:r w:rsidRPr="007204F7">
        <w:rPr>
          <w:rFonts w:cs="Arial"/>
        </w:rPr>
        <w:t>investiga</w:t>
      </w:r>
      <w:r w:rsidR="00B27277" w:rsidRPr="007204F7">
        <w:rPr>
          <w:rFonts w:cs="Arial"/>
        </w:rPr>
        <w:t xml:space="preserve">ndo es el encargado de </w:t>
      </w:r>
      <w:r w:rsidRPr="007204F7">
        <w:rPr>
          <w:rFonts w:cs="Arial"/>
        </w:rPr>
        <w:t>controla</w:t>
      </w:r>
      <w:r w:rsidR="00B27277" w:rsidRPr="007204F7">
        <w:rPr>
          <w:rFonts w:cs="Arial"/>
        </w:rPr>
        <w:t>r</w:t>
      </w:r>
      <w:r w:rsidRPr="007204F7">
        <w:rPr>
          <w:rFonts w:cs="Arial"/>
        </w:rPr>
        <w:t xml:space="preserve"> o manipula</w:t>
      </w:r>
      <w:r w:rsidR="00B27277" w:rsidRPr="007204F7">
        <w:rPr>
          <w:rFonts w:cs="Arial"/>
        </w:rPr>
        <w:t>r</w:t>
      </w:r>
      <w:r w:rsidRPr="007204F7">
        <w:rPr>
          <w:rFonts w:cs="Arial"/>
        </w:rPr>
        <w:t xml:space="preserve"> una o </w:t>
      </w:r>
      <w:r w:rsidR="00B27277" w:rsidRPr="007204F7">
        <w:rPr>
          <w:rFonts w:cs="Arial"/>
        </w:rPr>
        <w:t>diferentes</w:t>
      </w:r>
      <w:r w:rsidRPr="007204F7">
        <w:rPr>
          <w:rFonts w:cs="Arial"/>
        </w:rPr>
        <w:t xml:space="preserve"> variables con el </w:t>
      </w:r>
      <w:r w:rsidR="00B27277" w:rsidRPr="007204F7">
        <w:rPr>
          <w:rFonts w:cs="Arial"/>
        </w:rPr>
        <w:t>propósito</w:t>
      </w:r>
      <w:r w:rsidRPr="007204F7">
        <w:rPr>
          <w:rFonts w:cs="Arial"/>
        </w:rPr>
        <w:t xml:space="preserve"> de </w:t>
      </w:r>
      <w:r w:rsidR="00B27277" w:rsidRPr="007204F7">
        <w:rPr>
          <w:rFonts w:cs="Arial"/>
        </w:rPr>
        <w:t xml:space="preserve">establecer </w:t>
      </w:r>
      <w:r w:rsidRPr="007204F7">
        <w:rPr>
          <w:rFonts w:cs="Arial"/>
        </w:rPr>
        <w:t>su comportamiento en</w:t>
      </w:r>
      <w:r w:rsidR="00B27277" w:rsidRPr="007204F7">
        <w:rPr>
          <w:rFonts w:cs="Arial"/>
        </w:rPr>
        <w:t xml:space="preserve"> una condición definida</w:t>
      </w:r>
      <w:r w:rsidRPr="007204F7">
        <w:rPr>
          <w:rFonts w:cs="Arial"/>
        </w:rPr>
        <w:t xml:space="preserve">. </w:t>
      </w:r>
      <w:commentRangeStart w:id="87"/>
      <w:commentRangeEnd w:id="87"/>
      <w:r w:rsidR="00B624CD" w:rsidRPr="007204F7">
        <w:rPr>
          <w:rStyle w:val="Refdecomentario"/>
          <w:rFonts w:cs="Arial"/>
          <w:sz w:val="20"/>
          <w:szCs w:val="20"/>
        </w:rPr>
        <w:commentReference w:id="87"/>
      </w:r>
    </w:p>
    <w:p w14:paraId="11A6F219" w14:textId="77777777" w:rsidR="00B27277" w:rsidRPr="007204F7" w:rsidRDefault="00B27277" w:rsidP="007204F7">
      <w:pPr>
        <w:spacing w:after="120"/>
        <w:rPr>
          <w:rFonts w:cs="Arial"/>
        </w:rPr>
      </w:pPr>
    </w:p>
    <w:p w14:paraId="43D37C1E" w14:textId="4254DEEA" w:rsidR="0028520A" w:rsidRPr="007204F7" w:rsidRDefault="008F1777" w:rsidP="007204F7">
      <w:pPr>
        <w:spacing w:after="120"/>
        <w:rPr>
          <w:rFonts w:cs="Arial"/>
        </w:rPr>
      </w:pPr>
      <w:commentRangeStart w:id="88"/>
      <w:r w:rsidRPr="007204F7">
        <w:rPr>
          <w:rFonts w:cs="Arial"/>
          <w:noProof/>
          <w:lang w:val="en-US" w:eastAsia="en-US"/>
        </w:rPr>
        <w:drawing>
          <wp:anchor distT="0" distB="0" distL="114300" distR="114300" simplePos="0" relativeHeight="251658243" behindDoc="0" locked="0" layoutInCell="1" allowOverlap="1" wp14:anchorId="1D745CA2" wp14:editId="101E2B6F">
            <wp:simplePos x="0" y="0"/>
            <wp:positionH relativeFrom="column">
              <wp:posOffset>2924</wp:posOffset>
            </wp:positionH>
            <wp:positionV relativeFrom="paragraph">
              <wp:posOffset>5154</wp:posOffset>
            </wp:positionV>
            <wp:extent cx="859638" cy="643653"/>
            <wp:effectExtent l="0" t="0" r="0" b="4445"/>
            <wp:wrapSquare wrapText="bothSides"/>
            <wp:docPr id="24" name="Imagen 24" descr="Hombres de negocios siendo observados vector gratui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mbres de negocios siendo observados vector gratuito"/>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859638" cy="643653"/>
                    </a:xfrm>
                    <a:prstGeom prst="rect">
                      <a:avLst/>
                    </a:prstGeom>
                    <a:noFill/>
                    <a:ln>
                      <a:noFill/>
                    </a:ln>
                  </pic:spPr>
                </pic:pic>
              </a:graphicData>
            </a:graphic>
          </wp:anchor>
        </w:drawing>
      </w:r>
      <w:commentRangeStart w:id="89"/>
      <w:commentRangeEnd w:id="89"/>
      <w:r w:rsidRPr="007204F7">
        <w:rPr>
          <w:rStyle w:val="Refdecomentario"/>
          <w:rFonts w:cs="Arial"/>
          <w:sz w:val="20"/>
          <w:szCs w:val="20"/>
        </w:rPr>
        <w:commentReference w:id="89"/>
      </w:r>
      <w:commentRangeEnd w:id="88"/>
      <w:r w:rsidR="0028520A" w:rsidRPr="007204F7">
        <w:rPr>
          <w:rFonts w:cs="Arial"/>
          <w:b/>
          <w:bCs/>
        </w:rPr>
        <w:t>Estudios</w:t>
      </w:r>
      <w:r w:rsidR="0028520A" w:rsidRPr="007204F7">
        <w:rPr>
          <w:rFonts w:cs="Arial"/>
          <w:b/>
        </w:rPr>
        <w:t xml:space="preserve"> estadísticos de observación</w:t>
      </w:r>
      <w:r w:rsidR="00236F1E" w:rsidRPr="007204F7">
        <w:rPr>
          <w:rFonts w:cs="Arial"/>
          <w:b/>
          <w:bCs/>
        </w:rPr>
        <w:t>:</w:t>
      </w:r>
      <w:r w:rsidR="0028520A" w:rsidRPr="007204F7">
        <w:rPr>
          <w:rFonts w:cs="Arial"/>
        </w:rPr>
        <w:t xml:space="preserve"> </w:t>
      </w:r>
      <w:r w:rsidR="00B27277" w:rsidRPr="007204F7">
        <w:rPr>
          <w:rFonts w:cs="Arial"/>
        </w:rPr>
        <w:t xml:space="preserve">quien </w:t>
      </w:r>
      <w:r w:rsidR="001E0E0F" w:rsidRPr="007204F7">
        <w:rPr>
          <w:rFonts w:cs="Arial"/>
        </w:rPr>
        <w:t>está</w:t>
      </w:r>
      <w:r w:rsidR="00B27277" w:rsidRPr="007204F7">
        <w:rPr>
          <w:rFonts w:cs="Arial"/>
        </w:rPr>
        <w:t xml:space="preserve"> investigando</w:t>
      </w:r>
      <w:r w:rsidR="0028520A" w:rsidRPr="007204F7">
        <w:rPr>
          <w:rFonts w:cs="Arial"/>
        </w:rPr>
        <w:t xml:space="preserve"> </w:t>
      </w:r>
      <w:r w:rsidR="000A033F" w:rsidRPr="007204F7">
        <w:rPr>
          <w:rFonts w:cs="Arial"/>
        </w:rPr>
        <w:t xml:space="preserve">se encarga de </w:t>
      </w:r>
      <w:r w:rsidR="0028520A" w:rsidRPr="007204F7">
        <w:rPr>
          <w:rFonts w:cs="Arial"/>
        </w:rPr>
        <w:t>registra</w:t>
      </w:r>
      <w:r w:rsidR="000A033F" w:rsidRPr="007204F7">
        <w:rPr>
          <w:rFonts w:cs="Arial"/>
        </w:rPr>
        <w:t>r</w:t>
      </w:r>
      <w:r w:rsidR="0028520A" w:rsidRPr="007204F7">
        <w:rPr>
          <w:rFonts w:cs="Arial"/>
        </w:rPr>
        <w:t xml:space="preserve"> el estado de la característica variable que </w:t>
      </w:r>
      <w:r w:rsidR="000A033F" w:rsidRPr="007204F7">
        <w:rPr>
          <w:rFonts w:cs="Arial"/>
        </w:rPr>
        <w:t>es de su interés</w:t>
      </w:r>
      <w:r w:rsidR="0028520A" w:rsidRPr="007204F7">
        <w:rPr>
          <w:rFonts w:cs="Arial"/>
        </w:rPr>
        <w:t xml:space="preserve"> sin </w:t>
      </w:r>
      <w:r w:rsidR="000A033F" w:rsidRPr="007204F7">
        <w:rPr>
          <w:rFonts w:cs="Arial"/>
        </w:rPr>
        <w:t>producir</w:t>
      </w:r>
      <w:r w:rsidR="0028520A" w:rsidRPr="007204F7">
        <w:rPr>
          <w:rFonts w:cs="Arial"/>
        </w:rPr>
        <w:t xml:space="preserve"> influenci</w:t>
      </w:r>
      <w:r w:rsidR="000A033F" w:rsidRPr="007204F7">
        <w:rPr>
          <w:rFonts w:cs="Arial"/>
        </w:rPr>
        <w:t>a alguna</w:t>
      </w:r>
      <w:r w:rsidR="0028520A" w:rsidRPr="007204F7">
        <w:rPr>
          <w:rFonts w:cs="Arial"/>
        </w:rPr>
        <w:t xml:space="preserve"> sobre e</w:t>
      </w:r>
      <w:r w:rsidR="000A033F" w:rsidRPr="007204F7">
        <w:rPr>
          <w:rFonts w:cs="Arial"/>
        </w:rPr>
        <w:t>sta</w:t>
      </w:r>
      <w:r w:rsidR="0028520A" w:rsidRPr="007204F7">
        <w:rPr>
          <w:rFonts w:cs="Arial"/>
        </w:rPr>
        <w:t xml:space="preserve">. </w:t>
      </w:r>
      <w:r w:rsidR="000A033F" w:rsidRPr="007204F7">
        <w:rPr>
          <w:rFonts w:cs="Arial"/>
        </w:rPr>
        <w:t>La investigación</w:t>
      </w:r>
      <w:r w:rsidR="0028520A" w:rsidRPr="007204F7">
        <w:rPr>
          <w:rFonts w:cs="Arial"/>
        </w:rPr>
        <w:t xml:space="preserve"> estadístic</w:t>
      </w:r>
      <w:r w:rsidR="000A033F" w:rsidRPr="007204F7">
        <w:rPr>
          <w:rFonts w:cs="Arial"/>
        </w:rPr>
        <w:t xml:space="preserve">a </w:t>
      </w:r>
      <w:r w:rsidR="0028520A" w:rsidRPr="007204F7">
        <w:rPr>
          <w:rFonts w:cs="Arial"/>
        </w:rPr>
        <w:t xml:space="preserve">de observación </w:t>
      </w:r>
      <w:r w:rsidR="000A033F" w:rsidRPr="007204F7">
        <w:rPr>
          <w:rFonts w:cs="Arial"/>
        </w:rPr>
        <w:t xml:space="preserve">que es más comúnmente utilizada es </w:t>
      </w:r>
      <w:r w:rsidR="0028520A" w:rsidRPr="007204F7">
        <w:rPr>
          <w:rFonts w:cs="Arial"/>
        </w:rPr>
        <w:t>la encuesta</w:t>
      </w:r>
      <w:r w:rsidR="007707E7" w:rsidRPr="007204F7">
        <w:rPr>
          <w:rStyle w:val="Refdecomentario"/>
          <w:rFonts w:cs="Arial"/>
          <w:sz w:val="20"/>
          <w:szCs w:val="20"/>
        </w:rPr>
        <w:commentReference w:id="88"/>
      </w:r>
      <w:r w:rsidR="0028520A" w:rsidRPr="007204F7">
        <w:rPr>
          <w:rFonts w:cs="Arial"/>
        </w:rPr>
        <w:t>.</w:t>
      </w:r>
    </w:p>
    <w:p w14:paraId="5E1D3718" w14:textId="2C881DBC" w:rsidR="0028520A" w:rsidRPr="007204F7" w:rsidRDefault="0028520A" w:rsidP="007204F7">
      <w:pPr>
        <w:spacing w:after="120"/>
        <w:rPr>
          <w:rFonts w:cs="Arial"/>
        </w:rPr>
      </w:pPr>
    </w:p>
    <w:p w14:paraId="7CE9840B" w14:textId="2E954A9C" w:rsidR="0028520A" w:rsidRPr="00A91E0C" w:rsidRDefault="0028520A" w:rsidP="00A91E0C">
      <w:pPr>
        <w:spacing w:after="120"/>
        <w:rPr>
          <w:rFonts w:cs="Arial"/>
          <w:b/>
          <w:bCs/>
        </w:rPr>
      </w:pPr>
      <w:r w:rsidRPr="00A91E0C">
        <w:rPr>
          <w:rFonts w:cs="Arial"/>
          <w:b/>
          <w:bCs/>
        </w:rPr>
        <w:t>Muestreo</w:t>
      </w:r>
    </w:p>
    <w:p w14:paraId="68801B55" w14:textId="6E432873" w:rsidR="00C94396" w:rsidRPr="007204F7" w:rsidRDefault="0028520A" w:rsidP="007204F7">
      <w:pPr>
        <w:spacing w:after="120"/>
        <w:rPr>
          <w:rFonts w:cs="Arial"/>
        </w:rPr>
      </w:pPr>
      <w:r w:rsidRPr="007204F7">
        <w:rPr>
          <w:rFonts w:cs="Arial"/>
        </w:rPr>
        <w:t>Es el proceso mediante el cual se seleccionan los elementos de una población.</w:t>
      </w:r>
      <w:r w:rsidR="00391DD3" w:rsidRPr="007204F7">
        <w:rPr>
          <w:rFonts w:cs="Arial"/>
        </w:rPr>
        <w:t xml:space="preserve"> </w:t>
      </w:r>
      <w:r w:rsidR="00C94396" w:rsidRPr="007204F7">
        <w:rPr>
          <w:rFonts w:cs="Arial"/>
        </w:rPr>
        <w:t>Hay una variedad de técnicas que se pueden utilizar para realizar el muestreo, claro está que</w:t>
      </w:r>
      <w:r w:rsidR="00570F20" w:rsidRPr="007204F7">
        <w:rPr>
          <w:rFonts w:cs="Arial"/>
        </w:rPr>
        <w:t>,</w:t>
      </w:r>
      <w:r w:rsidR="00C94396" w:rsidRPr="007204F7">
        <w:rPr>
          <w:rFonts w:cs="Arial"/>
        </w:rPr>
        <w:t xml:space="preserve"> según el caso se debe escoger la que aplique.</w:t>
      </w:r>
      <w:r w:rsidR="00FA7A1C" w:rsidRPr="007204F7">
        <w:rPr>
          <w:rFonts w:cs="Arial"/>
        </w:rPr>
        <w:t xml:space="preserve"> A continuación, se mencionan algunas:</w:t>
      </w:r>
    </w:p>
    <w:p w14:paraId="41078774" w14:textId="47F14373" w:rsidR="00FA7A1C" w:rsidRPr="007204F7" w:rsidRDefault="00FA7A1C" w:rsidP="007204F7">
      <w:pPr>
        <w:spacing w:after="120"/>
        <w:rPr>
          <w:rFonts w:cs="Arial"/>
        </w:rPr>
      </w:pPr>
    </w:p>
    <w:p w14:paraId="41523082" w14:textId="66079F8F" w:rsidR="008030C2" w:rsidRPr="007204F7" w:rsidRDefault="000077D1" w:rsidP="007204F7">
      <w:pPr>
        <w:spacing w:after="120"/>
        <w:jc w:val="center"/>
        <w:rPr>
          <w:rFonts w:cs="Arial"/>
        </w:rPr>
      </w:pPr>
      <w:commentRangeStart w:id="90"/>
      <w:r w:rsidRPr="007204F7">
        <w:rPr>
          <w:rFonts w:cs="Arial"/>
          <w:noProof/>
          <w:lang w:val="en-US" w:eastAsia="en-US"/>
        </w:rPr>
        <w:drawing>
          <wp:inline distT="0" distB="0" distL="0" distR="0" wp14:anchorId="66C81F7A" wp14:editId="025D8050">
            <wp:extent cx="5682896" cy="912076"/>
            <wp:effectExtent l="0" t="0" r="6985" b="254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76616" cy="927118"/>
                    </a:xfrm>
                    <a:prstGeom prst="rect">
                      <a:avLst/>
                    </a:prstGeom>
                    <a:noFill/>
                  </pic:spPr>
                </pic:pic>
              </a:graphicData>
            </a:graphic>
          </wp:inline>
        </w:drawing>
      </w:r>
      <w:commentRangeEnd w:id="90"/>
      <w:r w:rsidRPr="007204F7">
        <w:rPr>
          <w:rStyle w:val="Refdecomentario"/>
          <w:rFonts w:cs="Arial"/>
          <w:sz w:val="20"/>
          <w:szCs w:val="20"/>
        </w:rPr>
        <w:commentReference w:id="90"/>
      </w:r>
    </w:p>
    <w:p w14:paraId="7B5289D0" w14:textId="287DD80A" w:rsidR="0028520A" w:rsidRPr="007204F7" w:rsidRDefault="0028520A" w:rsidP="007204F7">
      <w:pPr>
        <w:spacing w:after="120"/>
        <w:rPr>
          <w:rFonts w:cs="Arial"/>
        </w:rPr>
      </w:pPr>
    </w:p>
    <w:p w14:paraId="7ED5CBA0" w14:textId="1C36031D" w:rsidR="0028520A" w:rsidRPr="00C15797" w:rsidRDefault="00FA7A1C" w:rsidP="00C15797">
      <w:pPr>
        <w:spacing w:after="120"/>
        <w:rPr>
          <w:rFonts w:cs="Arial"/>
          <w:b/>
          <w:bCs/>
        </w:rPr>
      </w:pPr>
      <w:r w:rsidRPr="00C15797">
        <w:rPr>
          <w:rFonts w:cs="Arial"/>
          <w:b/>
          <w:bCs/>
        </w:rPr>
        <w:t>Unidad de observación</w:t>
      </w:r>
    </w:p>
    <w:p w14:paraId="3823CCDF" w14:textId="589BF8A5" w:rsidR="0029384C" w:rsidRPr="007204F7" w:rsidRDefault="00E167D4" w:rsidP="007204F7">
      <w:pPr>
        <w:spacing w:after="120"/>
        <w:rPr>
          <w:rFonts w:cs="Arial"/>
        </w:rPr>
      </w:pPr>
      <w:r w:rsidRPr="007204F7">
        <w:rPr>
          <w:rFonts w:cs="Arial"/>
        </w:rPr>
        <w:t>C</w:t>
      </w:r>
      <w:r w:rsidR="000A033F" w:rsidRPr="007204F7">
        <w:rPr>
          <w:rFonts w:cs="Arial"/>
        </w:rPr>
        <w:t>onforma</w:t>
      </w:r>
      <w:r w:rsidRPr="007204F7">
        <w:rPr>
          <w:rFonts w:cs="Arial"/>
        </w:rPr>
        <w:t>da por</w:t>
      </w:r>
      <w:r w:rsidR="000A033F" w:rsidRPr="007204F7">
        <w:rPr>
          <w:rFonts w:cs="Arial"/>
        </w:rPr>
        <w:t xml:space="preserve"> cada uno de los elementos que constituyen la población objeto de estudio y la cual </w:t>
      </w:r>
      <w:r w:rsidR="00F37272" w:rsidRPr="007204F7">
        <w:rPr>
          <w:rFonts w:cs="Arial"/>
        </w:rPr>
        <w:t>se define con antelación, destacando cada una de sus características puesto que en definitiva es a esta a quien se le aplicara la medición. U</w:t>
      </w:r>
      <w:r w:rsidR="00FA7A1C" w:rsidRPr="007204F7">
        <w:rPr>
          <w:rFonts w:cs="Arial"/>
        </w:rPr>
        <w:t xml:space="preserve">no o varios individuos </w:t>
      </w:r>
      <w:r w:rsidR="00F37272" w:rsidRPr="007204F7">
        <w:rPr>
          <w:rFonts w:cs="Arial"/>
        </w:rPr>
        <w:t xml:space="preserve">pueden constituirla </w:t>
      </w:r>
      <w:r w:rsidR="00FA7A1C" w:rsidRPr="007204F7">
        <w:rPr>
          <w:rFonts w:cs="Arial"/>
        </w:rPr>
        <w:t xml:space="preserve">y </w:t>
      </w:r>
      <w:r w:rsidR="00F37272" w:rsidRPr="007204F7">
        <w:rPr>
          <w:rFonts w:cs="Arial"/>
        </w:rPr>
        <w:t>nombrarse</w:t>
      </w:r>
      <w:r w:rsidR="00FA7A1C" w:rsidRPr="007204F7">
        <w:rPr>
          <w:rFonts w:cs="Arial"/>
        </w:rPr>
        <w:t xml:space="preserve"> simple o compleja, respectivamente.</w:t>
      </w:r>
    </w:p>
    <w:p w14:paraId="1D020178" w14:textId="77777777" w:rsidR="009D4212" w:rsidRPr="007204F7" w:rsidRDefault="009D4212" w:rsidP="007204F7">
      <w:pPr>
        <w:pStyle w:val="Prrafodelista"/>
        <w:spacing w:after="120"/>
        <w:ind w:left="0"/>
        <w:contextualSpacing w:val="0"/>
        <w:rPr>
          <w:rFonts w:cs="Arial"/>
        </w:rPr>
      </w:pPr>
      <w:r w:rsidRPr="007204F7">
        <w:rPr>
          <w:rFonts w:cs="Arial"/>
        </w:rPr>
        <w:t>Ejemplos:</w:t>
      </w:r>
    </w:p>
    <w:p w14:paraId="392B8459" w14:textId="016511ED" w:rsidR="00915C48" w:rsidRPr="007204F7" w:rsidRDefault="00A3168A" w:rsidP="007204F7">
      <w:pPr>
        <w:pStyle w:val="Prrafodelista"/>
        <w:spacing w:after="120"/>
        <w:ind w:left="0"/>
        <w:contextualSpacing w:val="0"/>
        <w:jc w:val="center"/>
        <w:rPr>
          <w:rFonts w:cs="Arial"/>
        </w:rPr>
      </w:pPr>
      <w:r w:rsidRPr="007204F7">
        <w:rPr>
          <w:rFonts w:cs="Arial"/>
          <w:noProof/>
          <w:lang w:val="en-US" w:eastAsia="en-US"/>
        </w:rPr>
        <w:drawing>
          <wp:inline distT="0" distB="0" distL="0" distR="0" wp14:anchorId="40AE112B" wp14:editId="6A74AEED">
            <wp:extent cx="5444548" cy="873166"/>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67290" cy="876813"/>
                    </a:xfrm>
                    <a:prstGeom prst="rect">
                      <a:avLst/>
                    </a:prstGeom>
                    <a:noFill/>
                  </pic:spPr>
                </pic:pic>
              </a:graphicData>
            </a:graphic>
          </wp:inline>
        </w:drawing>
      </w:r>
      <w:commentRangeStart w:id="91"/>
      <w:commentRangeEnd w:id="91"/>
      <w:r w:rsidRPr="007204F7">
        <w:rPr>
          <w:rStyle w:val="Refdecomentario"/>
          <w:rFonts w:cs="Arial"/>
          <w:sz w:val="20"/>
          <w:szCs w:val="20"/>
        </w:rPr>
        <w:commentReference w:id="91"/>
      </w:r>
    </w:p>
    <w:p w14:paraId="017AFD95" w14:textId="77777777" w:rsidR="0023513C" w:rsidRPr="007204F7" w:rsidRDefault="0023513C" w:rsidP="007204F7">
      <w:pPr>
        <w:pStyle w:val="Prrafodelista"/>
        <w:spacing w:after="120"/>
        <w:ind w:left="0"/>
        <w:contextualSpacing w:val="0"/>
        <w:jc w:val="center"/>
        <w:rPr>
          <w:rFonts w:cs="Arial"/>
        </w:rPr>
      </w:pPr>
    </w:p>
    <w:p w14:paraId="685755E3" w14:textId="02B01BEA" w:rsidR="0029384C" w:rsidRPr="00C15797" w:rsidRDefault="0029384C" w:rsidP="00C15797">
      <w:pPr>
        <w:spacing w:after="120"/>
        <w:rPr>
          <w:rFonts w:cs="Arial"/>
          <w:b/>
          <w:bCs/>
        </w:rPr>
      </w:pPr>
      <w:r w:rsidRPr="00C15797">
        <w:rPr>
          <w:rFonts w:cs="Arial"/>
          <w:b/>
          <w:bCs/>
        </w:rPr>
        <w:t>Unidad de medida</w:t>
      </w:r>
    </w:p>
    <w:p w14:paraId="10D3C69D" w14:textId="725D2796" w:rsidR="0029384C" w:rsidRPr="007204F7" w:rsidRDefault="0029384C" w:rsidP="007204F7">
      <w:pPr>
        <w:spacing w:after="120"/>
        <w:rPr>
          <w:rFonts w:cs="Arial"/>
        </w:rPr>
      </w:pPr>
      <w:r w:rsidRPr="007204F7">
        <w:rPr>
          <w:rFonts w:cs="Arial"/>
        </w:rPr>
        <w:t>Consiste en dar los valores de una variable en términos de una medición; por ejemplo, el investigador establecerá el criterio si el peso se da en kilos, en libras o en gramos; si la talla se da en metros, en centímetros, en pies o en pulgadas; si el tiempo de permanencia de los pacientes en un hospital se da en horas, días o semanas.</w:t>
      </w:r>
    </w:p>
    <w:p w14:paraId="7AC4A9E3" w14:textId="65B6682B" w:rsidR="0029384C" w:rsidRPr="007204F7" w:rsidRDefault="0029384C" w:rsidP="007204F7">
      <w:pPr>
        <w:spacing w:after="120"/>
        <w:rPr>
          <w:rFonts w:cs="Arial"/>
        </w:rPr>
      </w:pPr>
    </w:p>
    <w:p w14:paraId="21C71975" w14:textId="2F4A5464" w:rsidR="0029384C" w:rsidRPr="00C15797" w:rsidRDefault="0029384C" w:rsidP="00C15797">
      <w:pPr>
        <w:spacing w:after="120"/>
        <w:rPr>
          <w:rFonts w:cs="Arial"/>
          <w:b/>
          <w:bCs/>
        </w:rPr>
      </w:pPr>
      <w:r w:rsidRPr="00C15797">
        <w:rPr>
          <w:rFonts w:cs="Arial"/>
          <w:b/>
          <w:bCs/>
        </w:rPr>
        <w:t>Formas del conocimiento</w:t>
      </w:r>
    </w:p>
    <w:p w14:paraId="44B546D0" w14:textId="16AFD1DE" w:rsidR="00AD0B8F" w:rsidRPr="007204F7" w:rsidRDefault="00AD0B8F" w:rsidP="007204F7">
      <w:pPr>
        <w:spacing w:after="120"/>
        <w:rPr>
          <w:rFonts w:cs="Arial"/>
        </w:rPr>
      </w:pPr>
      <w:r w:rsidRPr="007204F7">
        <w:rPr>
          <w:rFonts w:cs="Arial"/>
        </w:rPr>
        <w:t>Existen dos formas del conocimiento:</w:t>
      </w:r>
    </w:p>
    <w:p w14:paraId="0535D0DC" w14:textId="77777777" w:rsidR="00026343" w:rsidRPr="007204F7" w:rsidRDefault="00026343" w:rsidP="007204F7">
      <w:pPr>
        <w:spacing w:after="120"/>
        <w:rPr>
          <w:rFonts w:cs="Arial"/>
          <w:b/>
          <w:bCs/>
        </w:rPr>
      </w:pPr>
    </w:p>
    <w:p w14:paraId="7E5A7233" w14:textId="56FC65B6" w:rsidR="00BF16AB" w:rsidRPr="007204F7" w:rsidRDefault="006D1B19" w:rsidP="007204F7">
      <w:pPr>
        <w:spacing w:after="120"/>
        <w:jc w:val="center"/>
        <w:rPr>
          <w:rFonts w:cs="Arial"/>
          <w:b/>
          <w:bCs/>
        </w:rPr>
      </w:pPr>
      <w:commentRangeStart w:id="92"/>
      <w:r w:rsidRPr="007204F7">
        <w:rPr>
          <w:rFonts w:cs="Arial"/>
          <w:noProof/>
          <w:lang w:val="en-US" w:eastAsia="en-US"/>
        </w:rPr>
        <w:drawing>
          <wp:inline distT="0" distB="0" distL="0" distR="0" wp14:anchorId="1F0F207C" wp14:editId="0E0E2D10">
            <wp:extent cx="5122240" cy="822095"/>
            <wp:effectExtent l="0" t="0" r="889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25409" cy="838653"/>
                    </a:xfrm>
                    <a:prstGeom prst="rect">
                      <a:avLst/>
                    </a:prstGeom>
                    <a:noFill/>
                  </pic:spPr>
                </pic:pic>
              </a:graphicData>
            </a:graphic>
          </wp:inline>
        </w:drawing>
      </w:r>
      <w:commentRangeEnd w:id="92"/>
      <w:r w:rsidR="000A498A" w:rsidRPr="007204F7">
        <w:rPr>
          <w:rStyle w:val="Refdecomentario"/>
          <w:rFonts w:cs="Arial"/>
          <w:sz w:val="20"/>
          <w:szCs w:val="20"/>
        </w:rPr>
        <w:commentReference w:id="92"/>
      </w:r>
    </w:p>
    <w:p w14:paraId="13E670FA" w14:textId="0A88D834" w:rsidR="0029384C" w:rsidRPr="007204F7" w:rsidRDefault="0029384C" w:rsidP="007204F7">
      <w:pPr>
        <w:spacing w:after="120"/>
        <w:rPr>
          <w:rFonts w:cs="Arial"/>
        </w:rPr>
      </w:pPr>
    </w:p>
    <w:p w14:paraId="4405E27D" w14:textId="0B02D29E" w:rsidR="002E6E26" w:rsidRPr="002709D8" w:rsidRDefault="002E6E26" w:rsidP="002709D8">
      <w:pPr>
        <w:spacing w:after="120"/>
        <w:rPr>
          <w:rFonts w:cs="Arial"/>
          <w:b/>
          <w:bCs/>
        </w:rPr>
      </w:pPr>
      <w:r w:rsidRPr="002709D8">
        <w:rPr>
          <w:rFonts w:cs="Arial"/>
          <w:b/>
          <w:bCs/>
        </w:rPr>
        <w:t>Etapas del conocimiento científico</w:t>
      </w:r>
    </w:p>
    <w:p w14:paraId="4BE5F8B8" w14:textId="45AE8573" w:rsidR="002E6E26" w:rsidRPr="007204F7" w:rsidRDefault="002E6E26" w:rsidP="007204F7">
      <w:pPr>
        <w:spacing w:after="120"/>
        <w:rPr>
          <w:rFonts w:cs="Arial"/>
        </w:rPr>
      </w:pPr>
      <w:r w:rsidRPr="007204F7">
        <w:rPr>
          <w:rFonts w:cs="Arial"/>
        </w:rPr>
        <w:t>El método científico utiliza el razonamiento y la intuición con el fin de llegar a la verdad, basándose en una evaluación objetiva.</w:t>
      </w:r>
      <w:r w:rsidR="008F3678" w:rsidRPr="007204F7">
        <w:rPr>
          <w:rFonts w:cs="Arial"/>
        </w:rPr>
        <w:t xml:space="preserve"> Sus </w:t>
      </w:r>
      <w:r w:rsidRPr="007204F7">
        <w:rPr>
          <w:rFonts w:cs="Arial"/>
        </w:rPr>
        <w:t>etapas son:</w:t>
      </w:r>
    </w:p>
    <w:p w14:paraId="5083994A" w14:textId="77777777" w:rsidR="002E6E26" w:rsidRPr="007204F7" w:rsidRDefault="002E6E26" w:rsidP="007204F7">
      <w:pPr>
        <w:spacing w:after="120"/>
        <w:rPr>
          <w:rFonts w:cs="Arial"/>
        </w:rPr>
      </w:pPr>
    </w:p>
    <w:p w14:paraId="639C7BAE" w14:textId="77777777" w:rsidR="002E6E26" w:rsidRPr="007204F7" w:rsidRDefault="002E6E26" w:rsidP="007204F7">
      <w:pPr>
        <w:pStyle w:val="Prrafodelista"/>
        <w:numPr>
          <w:ilvl w:val="0"/>
          <w:numId w:val="41"/>
        </w:numPr>
        <w:spacing w:after="120"/>
        <w:contextualSpacing w:val="0"/>
        <w:rPr>
          <w:rFonts w:cs="Arial"/>
        </w:rPr>
      </w:pPr>
      <w:commentRangeStart w:id="93"/>
      <w:r w:rsidRPr="007204F7">
        <w:rPr>
          <w:rFonts w:cs="Arial"/>
        </w:rPr>
        <w:t>Observación del fenómeno objeto de estudio por un determinado periodo de tiempo con la pretensión de lograr conocimiento del mismo.</w:t>
      </w:r>
    </w:p>
    <w:p w14:paraId="0541AD36" w14:textId="77777777" w:rsidR="002E6E26" w:rsidRPr="007204F7" w:rsidRDefault="002E6E26" w:rsidP="007204F7">
      <w:pPr>
        <w:pStyle w:val="Prrafodelista"/>
        <w:numPr>
          <w:ilvl w:val="0"/>
          <w:numId w:val="41"/>
        </w:numPr>
        <w:spacing w:after="120"/>
        <w:contextualSpacing w:val="0"/>
        <w:rPr>
          <w:rFonts w:cs="Arial"/>
        </w:rPr>
      </w:pPr>
      <w:r w:rsidRPr="007204F7">
        <w:rPr>
          <w:rFonts w:cs="Arial"/>
        </w:rPr>
        <w:t>Formulación de hipótesis contrastables que están encaminadas a dar una explicación, a nivel hipotético, del comportamiento del fenómeno.</w:t>
      </w:r>
    </w:p>
    <w:p w14:paraId="67A51AE6" w14:textId="439EB2C7" w:rsidR="002E6E26" w:rsidRPr="007204F7" w:rsidRDefault="002E6E26" w:rsidP="007204F7">
      <w:pPr>
        <w:pStyle w:val="Prrafodelista"/>
        <w:numPr>
          <w:ilvl w:val="0"/>
          <w:numId w:val="41"/>
        </w:numPr>
        <w:spacing w:after="120"/>
        <w:contextualSpacing w:val="0"/>
        <w:rPr>
          <w:rFonts w:cs="Arial"/>
        </w:rPr>
      </w:pPr>
      <w:r w:rsidRPr="007204F7">
        <w:rPr>
          <w:rFonts w:cs="Arial"/>
        </w:rPr>
        <w:t>Verificación del cumplimiento de las hipótesis mediante una nueva observación del fenómeno con el propósito de comprobar las hipótesis planteadas. Si los experimentos funcionan, la hipótesis sale reforzada y puede convertirse en una teoría o una ley natural.</w:t>
      </w:r>
    </w:p>
    <w:commentRangeEnd w:id="93"/>
    <w:p w14:paraId="773C1F63" w14:textId="77777777" w:rsidR="00266A5C" w:rsidRPr="007204F7" w:rsidRDefault="002709D8" w:rsidP="007204F7">
      <w:pPr>
        <w:pStyle w:val="Prrafodelista"/>
        <w:spacing w:after="120"/>
        <w:contextualSpacing w:val="0"/>
        <w:rPr>
          <w:rFonts w:cs="Arial"/>
        </w:rPr>
      </w:pPr>
      <w:r>
        <w:rPr>
          <w:rStyle w:val="Refdecomentario"/>
        </w:rPr>
        <w:commentReference w:id="93"/>
      </w:r>
    </w:p>
    <w:p w14:paraId="093E9E71" w14:textId="542F2546" w:rsidR="00B36045" w:rsidRPr="002709D8" w:rsidRDefault="00722F3F" w:rsidP="002709D8">
      <w:pPr>
        <w:spacing w:after="120"/>
        <w:rPr>
          <w:rFonts w:cs="Arial"/>
        </w:rPr>
      </w:pPr>
      <w:r w:rsidRPr="002709D8">
        <w:rPr>
          <w:rFonts w:cs="Arial"/>
          <w:b/>
          <w:bCs/>
        </w:rPr>
        <w:t>La investigación en el enfoque empírico analítico</w:t>
      </w:r>
    </w:p>
    <w:p w14:paraId="0EFE8D84" w14:textId="72B16DF9" w:rsidR="005E4A39" w:rsidRPr="007204F7" w:rsidRDefault="005E4A39" w:rsidP="007204F7">
      <w:pPr>
        <w:pStyle w:val="Prrafodelista"/>
        <w:spacing w:after="120"/>
        <w:ind w:left="0"/>
        <w:contextualSpacing w:val="0"/>
        <w:rPr>
          <w:rFonts w:cs="Arial"/>
        </w:rPr>
      </w:pPr>
      <w:r w:rsidRPr="007204F7">
        <w:rPr>
          <w:rFonts w:cs="Arial"/>
        </w:rPr>
        <w:t>La estadística es parte integrante del método científico</w:t>
      </w:r>
      <w:r w:rsidR="00A62350" w:rsidRPr="007204F7">
        <w:rPr>
          <w:rFonts w:cs="Arial"/>
        </w:rPr>
        <w:t>, d</w:t>
      </w:r>
      <w:r w:rsidRPr="007204F7">
        <w:rPr>
          <w:rFonts w:cs="Arial"/>
        </w:rPr>
        <w:t>esde este punto de vista deben darse los siguientes pasos en una investigación:</w:t>
      </w:r>
    </w:p>
    <w:p w14:paraId="4F3713C7" w14:textId="77777777" w:rsidR="005E4A39" w:rsidRPr="007204F7" w:rsidRDefault="005E4A39" w:rsidP="007204F7">
      <w:pPr>
        <w:pStyle w:val="Prrafodelista"/>
        <w:spacing w:after="120"/>
        <w:contextualSpacing w:val="0"/>
        <w:rPr>
          <w:rFonts w:cs="Arial"/>
        </w:rPr>
      </w:pPr>
    </w:p>
    <w:p w14:paraId="1ED19DDE" w14:textId="77B147C2" w:rsidR="00722F3F" w:rsidRPr="007204F7" w:rsidRDefault="005E4A39" w:rsidP="007204F7">
      <w:pPr>
        <w:pStyle w:val="Prrafodelista"/>
        <w:spacing w:after="120"/>
        <w:ind w:left="0"/>
        <w:contextualSpacing w:val="0"/>
        <w:jc w:val="center"/>
        <w:rPr>
          <w:rFonts w:cs="Arial"/>
        </w:rPr>
      </w:pPr>
      <w:commentRangeStart w:id="94"/>
      <w:r w:rsidRPr="007204F7">
        <w:rPr>
          <w:rFonts w:cs="Arial"/>
          <w:noProof/>
          <w:lang w:val="en-US" w:eastAsia="en-US"/>
        </w:rPr>
        <w:drawing>
          <wp:inline distT="0" distB="0" distL="0" distR="0" wp14:anchorId="4A4CFD55" wp14:editId="227EBAB9">
            <wp:extent cx="4883494" cy="783185"/>
            <wp:effectExtent l="0" t="0" r="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70310" cy="797108"/>
                    </a:xfrm>
                    <a:prstGeom prst="rect">
                      <a:avLst/>
                    </a:prstGeom>
                    <a:noFill/>
                  </pic:spPr>
                </pic:pic>
              </a:graphicData>
            </a:graphic>
          </wp:inline>
        </w:drawing>
      </w:r>
      <w:commentRangeEnd w:id="94"/>
      <w:r w:rsidRPr="007204F7">
        <w:rPr>
          <w:rStyle w:val="Refdecomentario"/>
          <w:rFonts w:cs="Arial"/>
          <w:sz w:val="20"/>
          <w:szCs w:val="20"/>
        </w:rPr>
        <w:commentReference w:id="94"/>
      </w:r>
    </w:p>
    <w:p w14:paraId="6B2E25B4" w14:textId="77777777" w:rsidR="008B6940" w:rsidRPr="007204F7" w:rsidRDefault="008B6940" w:rsidP="007204F7">
      <w:pPr>
        <w:pStyle w:val="Prrafodelista"/>
        <w:spacing w:after="120"/>
        <w:contextualSpacing w:val="0"/>
        <w:rPr>
          <w:rFonts w:cs="Arial"/>
        </w:rPr>
      </w:pPr>
    </w:p>
    <w:p w14:paraId="0A7ED732" w14:textId="161A0A01" w:rsidR="00722F3F" w:rsidRPr="00970206" w:rsidRDefault="00722F3F" w:rsidP="00970206">
      <w:pPr>
        <w:spacing w:after="120"/>
        <w:rPr>
          <w:rFonts w:cs="Arial"/>
          <w:b/>
          <w:bCs/>
        </w:rPr>
      </w:pPr>
      <w:r w:rsidRPr="00970206">
        <w:rPr>
          <w:rFonts w:cs="Arial"/>
          <w:b/>
          <w:bCs/>
        </w:rPr>
        <w:t>Fases de una investigación estadística</w:t>
      </w:r>
    </w:p>
    <w:p w14:paraId="0299EA1E" w14:textId="1774EF6C" w:rsidR="00722F3F" w:rsidRPr="007204F7" w:rsidRDefault="003E3272" w:rsidP="007204F7">
      <w:pPr>
        <w:spacing w:after="120"/>
        <w:rPr>
          <w:rFonts w:cs="Arial"/>
        </w:rPr>
      </w:pPr>
      <w:r w:rsidRPr="007204F7">
        <w:rPr>
          <w:rFonts w:cs="Arial"/>
        </w:rPr>
        <w:t>Ante una investigación estadística las fases varían mucho y dependen de diversas situaciones</w:t>
      </w:r>
      <w:r w:rsidR="00722F3F" w:rsidRPr="007204F7">
        <w:rPr>
          <w:rFonts w:cs="Arial"/>
        </w:rPr>
        <w:t xml:space="preserve"> como los objetivos que se </w:t>
      </w:r>
      <w:r w:rsidRPr="007204F7">
        <w:rPr>
          <w:rFonts w:cs="Arial"/>
        </w:rPr>
        <w:t>quieren</w:t>
      </w:r>
      <w:r w:rsidR="00722F3F" w:rsidRPr="007204F7">
        <w:rPr>
          <w:rFonts w:cs="Arial"/>
        </w:rPr>
        <w:t xml:space="preserve"> alcanzar o el </w:t>
      </w:r>
      <w:r w:rsidRPr="007204F7">
        <w:rPr>
          <w:rFonts w:cs="Arial"/>
        </w:rPr>
        <w:t>ambiente de realización del estudio</w:t>
      </w:r>
      <w:r w:rsidR="00722F3F" w:rsidRPr="007204F7">
        <w:rPr>
          <w:rFonts w:cs="Arial"/>
        </w:rPr>
        <w:t>. Aquí se presenta una de estas posibilidades</w:t>
      </w:r>
      <w:r w:rsidR="008B6940" w:rsidRPr="007204F7">
        <w:rPr>
          <w:rFonts w:cs="Arial"/>
        </w:rPr>
        <w:t>:</w:t>
      </w:r>
    </w:p>
    <w:p w14:paraId="6A5515CF" w14:textId="77777777" w:rsidR="00D66ED4" w:rsidRPr="007204F7" w:rsidRDefault="00D66ED4" w:rsidP="007204F7">
      <w:pPr>
        <w:spacing w:after="120"/>
        <w:rPr>
          <w:rFonts w:cs="Arial"/>
        </w:rPr>
      </w:pPr>
    </w:p>
    <w:p w14:paraId="6246E4EC" w14:textId="270E0FEF" w:rsidR="00D66ED4" w:rsidRPr="007204F7" w:rsidRDefault="00D66ED4" w:rsidP="007204F7">
      <w:pPr>
        <w:spacing w:after="120"/>
        <w:jc w:val="center"/>
        <w:rPr>
          <w:rFonts w:cs="Arial"/>
        </w:rPr>
      </w:pPr>
      <w:commentRangeStart w:id="95"/>
      <w:r w:rsidRPr="007204F7">
        <w:rPr>
          <w:rFonts w:cs="Arial"/>
          <w:noProof/>
          <w:lang w:val="en-US" w:eastAsia="en-US"/>
        </w:rPr>
        <w:drawing>
          <wp:inline distT="0" distB="0" distL="0" distR="0" wp14:anchorId="61861485" wp14:editId="39EB7899">
            <wp:extent cx="4809303" cy="775889"/>
            <wp:effectExtent l="0" t="0" r="0" b="12065"/>
            <wp:docPr id="7" name="Imagen 7"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 PowerPoint&#10;&#10;Descripción generada automáticament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33813" cy="795976"/>
                    </a:xfrm>
                    <a:prstGeom prst="rect">
                      <a:avLst/>
                    </a:prstGeom>
                    <a:noFill/>
                  </pic:spPr>
                </pic:pic>
              </a:graphicData>
            </a:graphic>
          </wp:inline>
        </w:drawing>
      </w:r>
      <w:commentRangeEnd w:id="95"/>
      <w:r w:rsidRPr="007204F7">
        <w:rPr>
          <w:rStyle w:val="Refdecomentario"/>
          <w:rFonts w:cs="Arial"/>
          <w:sz w:val="20"/>
          <w:szCs w:val="20"/>
        </w:rPr>
        <w:commentReference w:id="95"/>
      </w:r>
    </w:p>
    <w:p w14:paraId="5394966F" w14:textId="77777777" w:rsidR="00D66ED4" w:rsidRPr="007204F7" w:rsidRDefault="00D66ED4" w:rsidP="007204F7">
      <w:pPr>
        <w:spacing w:after="120"/>
        <w:rPr>
          <w:rFonts w:cs="Arial"/>
        </w:rPr>
      </w:pPr>
    </w:p>
    <w:p w14:paraId="07726823" w14:textId="197E4679" w:rsidR="007D6711" w:rsidRPr="00970206" w:rsidRDefault="009573C3" w:rsidP="00970206">
      <w:pPr>
        <w:pStyle w:val="Prrafodelista"/>
        <w:numPr>
          <w:ilvl w:val="1"/>
          <w:numId w:val="18"/>
        </w:numPr>
        <w:spacing w:after="120"/>
        <w:ind w:left="357" w:hanging="357"/>
        <w:contextualSpacing w:val="0"/>
        <w:rPr>
          <w:rFonts w:cs="Arial"/>
          <w:b/>
        </w:rPr>
      </w:pPr>
      <w:r w:rsidRPr="00970206">
        <w:rPr>
          <w:rFonts w:cs="Arial"/>
          <w:b/>
        </w:rPr>
        <w:t>Presentación de la información</w:t>
      </w:r>
    </w:p>
    <w:p w14:paraId="5B40B0AF" w14:textId="41B8A832" w:rsidR="00E35E87" w:rsidRPr="007204F7" w:rsidRDefault="00E71C54" w:rsidP="007204F7">
      <w:pPr>
        <w:spacing w:after="120"/>
        <w:ind w:left="360"/>
        <w:rPr>
          <w:rFonts w:cs="Arial"/>
          <w:b/>
          <w:bCs/>
        </w:rPr>
      </w:pPr>
      <w:r w:rsidRPr="007204F7">
        <w:rPr>
          <w:rFonts w:cs="Arial"/>
          <w:noProof/>
          <w:lang w:val="en-US" w:eastAsia="en-US"/>
        </w:rPr>
        <w:drawing>
          <wp:anchor distT="0" distB="0" distL="114300" distR="114300" simplePos="0" relativeHeight="251658244" behindDoc="0" locked="0" layoutInCell="1" allowOverlap="1" wp14:anchorId="437166BA" wp14:editId="1E5DEF73">
            <wp:simplePos x="0" y="0"/>
            <wp:positionH relativeFrom="margin">
              <wp:align>left</wp:align>
            </wp:positionH>
            <wp:positionV relativeFrom="paragraph">
              <wp:posOffset>172085</wp:posOffset>
            </wp:positionV>
            <wp:extent cx="2272665" cy="1515110"/>
            <wp:effectExtent l="0" t="0" r="0" b="8890"/>
            <wp:wrapSquare wrapText="bothSides"/>
            <wp:docPr id="27" name="Imagen 27" descr="Elementos infografía degradados vector gratui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lementos infografía degradados vector gratuito"/>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83620" cy="152225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Start w:id="96"/>
      <w:commentRangeEnd w:id="96"/>
      <w:r w:rsidRPr="007204F7">
        <w:rPr>
          <w:rStyle w:val="Refdecomentario"/>
          <w:rFonts w:cs="Arial"/>
          <w:sz w:val="20"/>
          <w:szCs w:val="20"/>
        </w:rPr>
        <w:commentReference w:id="96"/>
      </w:r>
    </w:p>
    <w:p w14:paraId="7CB6D343" w14:textId="63457E99" w:rsidR="009573C3" w:rsidRPr="007204F7" w:rsidRDefault="009573C3" w:rsidP="007204F7">
      <w:pPr>
        <w:pStyle w:val="Prrafodelista"/>
        <w:spacing w:after="120"/>
        <w:ind w:left="0"/>
        <w:contextualSpacing w:val="0"/>
        <w:rPr>
          <w:rFonts w:cs="Arial"/>
        </w:rPr>
      </w:pPr>
      <w:r w:rsidRPr="007204F7">
        <w:rPr>
          <w:rFonts w:cs="Arial"/>
        </w:rPr>
        <w:t>La información que proporcionan las variables debe presentarse de una manera adecuada. En el campo estadístico existen dos formas básicas de presentación de la información siendo la primera las tablas o cuadros estadísticos y la segunda, la representación gráfica del fenómeno.</w:t>
      </w:r>
    </w:p>
    <w:p w14:paraId="0CD3B1C5" w14:textId="2F10C255" w:rsidR="009573C3" w:rsidRPr="007204F7" w:rsidRDefault="009573C3" w:rsidP="007204F7">
      <w:pPr>
        <w:pStyle w:val="Prrafodelista"/>
        <w:spacing w:after="120"/>
        <w:ind w:left="0"/>
        <w:contextualSpacing w:val="0"/>
        <w:rPr>
          <w:rFonts w:cs="Arial"/>
        </w:rPr>
      </w:pPr>
      <w:r w:rsidRPr="007204F7">
        <w:rPr>
          <w:rFonts w:cs="Arial"/>
        </w:rPr>
        <w:t>Una tabla o cuadro estadístico es una representación en forma ordenada de las variaciones de un fenómeno</w:t>
      </w:r>
      <w:ins w:id="97" w:author="JHON JAIRO RODRIGUEZ PEREZ" w:date="2022-06-10T22:24:00Z">
        <w:r w:rsidR="0047557A">
          <w:rPr>
            <w:rFonts w:cs="Arial"/>
          </w:rPr>
          <w:t>,</w:t>
        </w:r>
      </w:ins>
      <w:r w:rsidRPr="007204F7">
        <w:rPr>
          <w:rFonts w:cs="Arial"/>
        </w:rPr>
        <w:t xml:space="preserve"> clasificadas bajo una o más variables; si el fenómeno se clasifica bajo una sola variable recibe el nombre de cuadro o tabla simple y si se clasifica bajo dos o más variables recibe el nombre de cuadro o tabla compuesto.</w:t>
      </w:r>
    </w:p>
    <w:p w14:paraId="2AAC8F6D" w14:textId="624A35F2" w:rsidR="009573C3" w:rsidRPr="007204F7" w:rsidRDefault="009573C3" w:rsidP="007204F7">
      <w:pPr>
        <w:pStyle w:val="Prrafodelista"/>
        <w:spacing w:after="120"/>
        <w:ind w:left="0"/>
        <w:contextualSpacing w:val="0"/>
        <w:rPr>
          <w:rFonts w:cs="Arial"/>
        </w:rPr>
      </w:pPr>
      <w:r w:rsidRPr="007204F7">
        <w:rPr>
          <w:rFonts w:cs="Arial"/>
        </w:rPr>
        <w:t>La representación más usual del conjunto de datos que constituyen la muestra es la tabla de frecuencias; esta es un cuadro con títulos y leyendas explicativas en el cual aparecen los datos en forma organizada, incluyendo totales, frecuencias y porcentajes.</w:t>
      </w:r>
    </w:p>
    <w:p w14:paraId="39A48286" w14:textId="39114027" w:rsidR="00CF7769" w:rsidRPr="007204F7" w:rsidRDefault="00B16577" w:rsidP="007204F7">
      <w:pPr>
        <w:spacing w:after="120"/>
        <w:rPr>
          <w:rFonts w:cs="Arial"/>
        </w:rPr>
      </w:pPr>
      <w:commentRangeStart w:id="98"/>
      <w:r w:rsidRPr="007204F7">
        <w:rPr>
          <w:rFonts w:cs="Arial"/>
        </w:rPr>
        <w:t>Las tablas permiten organizar y realizar cálculos sobre datos estadísticos de tamaño considerable, además hacen que el trabajo sea mucho más fácil.</w:t>
      </w:r>
      <w:r w:rsidR="00EC0DCB" w:rsidRPr="007204F7">
        <w:rPr>
          <w:rFonts w:cs="Arial"/>
        </w:rPr>
        <w:t xml:space="preserve"> </w:t>
      </w:r>
      <w:r w:rsidR="00A43CED" w:rsidRPr="007204F7">
        <w:rPr>
          <w:rFonts w:cs="Arial"/>
        </w:rPr>
        <w:t>O</w:t>
      </w:r>
      <w:r w:rsidR="00CF7769" w:rsidRPr="007204F7">
        <w:rPr>
          <w:rFonts w:cs="Arial"/>
        </w:rPr>
        <w:t>rdena</w:t>
      </w:r>
      <w:r w:rsidR="00E8485D" w:rsidRPr="007204F7">
        <w:rPr>
          <w:rFonts w:cs="Arial"/>
        </w:rPr>
        <w:t>n</w:t>
      </w:r>
      <w:r w:rsidR="00CF7769" w:rsidRPr="007204F7">
        <w:rPr>
          <w:rFonts w:cs="Arial"/>
        </w:rPr>
        <w:t xml:space="preserve"> la información recogida de una muestra en la investigación de una sola variable.</w:t>
      </w:r>
      <w:r w:rsidR="00EC71C8" w:rsidRPr="007204F7">
        <w:rPr>
          <w:rFonts w:cs="Arial"/>
        </w:rPr>
        <w:t xml:space="preserve"> </w:t>
      </w:r>
      <w:r w:rsidR="00E96446" w:rsidRPr="007204F7">
        <w:rPr>
          <w:rFonts w:cs="Arial"/>
        </w:rPr>
        <w:t>C</w:t>
      </w:r>
      <w:r w:rsidR="00CF7769" w:rsidRPr="007204F7">
        <w:rPr>
          <w:rFonts w:cs="Arial"/>
        </w:rPr>
        <w:t>uando se tiene una cantidad considerable de datos</w:t>
      </w:r>
      <w:r w:rsidR="000A03C7" w:rsidRPr="007204F7">
        <w:rPr>
          <w:rFonts w:cs="Arial"/>
        </w:rPr>
        <w:t>, se deben</w:t>
      </w:r>
      <w:r w:rsidR="00CF7769" w:rsidRPr="007204F7">
        <w:rPr>
          <w:rFonts w:cs="Arial"/>
        </w:rPr>
        <w:t xml:space="preserve"> repartir en categorías dentro de una tabla</w:t>
      </w:r>
      <w:r w:rsidR="007347BC" w:rsidRPr="007204F7">
        <w:rPr>
          <w:rFonts w:cs="Arial"/>
        </w:rPr>
        <w:t xml:space="preserve"> para</w:t>
      </w:r>
      <w:r w:rsidR="00CF7769" w:rsidRPr="007204F7">
        <w:rPr>
          <w:rFonts w:cs="Arial"/>
        </w:rPr>
        <w:t xml:space="preserve"> así</w:t>
      </w:r>
      <w:r w:rsidR="007347BC" w:rsidRPr="007204F7">
        <w:rPr>
          <w:rFonts w:cs="Arial"/>
        </w:rPr>
        <w:t xml:space="preserve"> f</w:t>
      </w:r>
      <w:r w:rsidR="00CF7769" w:rsidRPr="007204F7">
        <w:rPr>
          <w:rFonts w:cs="Arial"/>
        </w:rPr>
        <w:t>acilita</w:t>
      </w:r>
      <w:r w:rsidR="007347BC" w:rsidRPr="007204F7">
        <w:rPr>
          <w:rFonts w:cs="Arial"/>
        </w:rPr>
        <w:t>r</w:t>
      </w:r>
      <w:r w:rsidR="00CF7769" w:rsidRPr="007204F7">
        <w:rPr>
          <w:rFonts w:cs="Arial"/>
        </w:rPr>
        <w:t xml:space="preserve"> el análisis. </w:t>
      </w:r>
      <w:commentRangeEnd w:id="98"/>
      <w:r w:rsidR="00970206">
        <w:rPr>
          <w:rStyle w:val="Refdecomentario"/>
        </w:rPr>
        <w:commentReference w:id="98"/>
      </w:r>
    </w:p>
    <w:p w14:paraId="4B7E1BF1" w14:textId="60F8F413" w:rsidR="006932A6" w:rsidRPr="007204F7" w:rsidRDefault="006932A6" w:rsidP="007204F7">
      <w:pPr>
        <w:spacing w:after="120"/>
        <w:rPr>
          <w:rFonts w:cs="Arial"/>
        </w:rPr>
      </w:pPr>
      <w:r w:rsidRPr="007204F7">
        <w:rPr>
          <w:rFonts w:cs="Arial"/>
        </w:rPr>
        <w:t xml:space="preserve">La organización de los datos permite visibilizar las características de un acontecimiento o establecer el patrón de comportamiento de ese acontecimiento. En la </w:t>
      </w:r>
      <w:ins w:id="99" w:author="JHON JAIRO RODRIGUEZ PEREZ" w:date="2022-06-10T22:48:00Z">
        <w:r w:rsidR="000572DD">
          <w:rPr>
            <w:rFonts w:cs="Arial"/>
          </w:rPr>
          <w:t>e</w:t>
        </w:r>
      </w:ins>
      <w:del w:id="100" w:author="JHON JAIRO RODRIGUEZ PEREZ" w:date="2022-06-10T22:48:00Z">
        <w:r w:rsidRPr="007204F7" w:rsidDel="000572DD">
          <w:rPr>
            <w:rFonts w:cs="Arial"/>
          </w:rPr>
          <w:delText>E</w:delText>
        </w:r>
      </w:del>
      <w:r w:rsidRPr="007204F7">
        <w:rPr>
          <w:rFonts w:cs="Arial"/>
        </w:rPr>
        <w:t xml:space="preserve">stadística existe una metodología denominada tabla de distribución de frecuencias, la cual consiste en formar conjuntos de categorías con los datos recolectados y elaborar así la tabla. Es importante </w:t>
      </w:r>
      <w:r w:rsidR="00435E1C" w:rsidRPr="007204F7">
        <w:rPr>
          <w:rFonts w:cs="Arial"/>
        </w:rPr>
        <w:t>tener presente</w:t>
      </w:r>
      <w:r w:rsidR="00AA2E00" w:rsidRPr="007204F7">
        <w:rPr>
          <w:rFonts w:cs="Arial"/>
        </w:rPr>
        <w:t>:</w:t>
      </w:r>
    </w:p>
    <w:p w14:paraId="4002D8F9" w14:textId="77777777" w:rsidR="006932A6" w:rsidRPr="007204F7" w:rsidRDefault="006932A6" w:rsidP="007204F7">
      <w:pPr>
        <w:pStyle w:val="Sinespaciado"/>
        <w:spacing w:after="120" w:line="276" w:lineRule="auto"/>
        <w:jc w:val="both"/>
        <w:rPr>
          <w:rFonts w:cs="Arial"/>
        </w:rPr>
      </w:pPr>
    </w:p>
    <w:p w14:paraId="34DF5094" w14:textId="2B2CB1B6" w:rsidR="009C755F" w:rsidRPr="007204F7" w:rsidRDefault="0062373D" w:rsidP="007204F7">
      <w:pPr>
        <w:pStyle w:val="Sinespaciado"/>
        <w:spacing w:after="120" w:line="276" w:lineRule="auto"/>
        <w:jc w:val="center"/>
        <w:rPr>
          <w:rFonts w:cs="Arial"/>
        </w:rPr>
      </w:pPr>
      <w:r w:rsidRPr="007204F7">
        <w:rPr>
          <w:rFonts w:cs="Arial"/>
          <w:noProof/>
        </w:rPr>
        <w:t xml:space="preserve"> </w:t>
      </w:r>
      <w:commentRangeStart w:id="101"/>
      <w:r w:rsidRPr="007204F7">
        <w:rPr>
          <w:rFonts w:cs="Arial"/>
          <w:noProof/>
          <w:lang w:val="en-US"/>
        </w:rPr>
        <w:drawing>
          <wp:inline distT="0" distB="0" distL="0" distR="0" wp14:anchorId="0FBF0BE9" wp14:editId="06D2A7C4">
            <wp:extent cx="4829631" cy="865870"/>
            <wp:effectExtent l="0" t="0" r="0" b="0"/>
            <wp:docPr id="18" name="Imagen 1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10;&#10;Descripción generada automáticamente"/>
                    <pic:cNvPicPr/>
                  </pic:nvPicPr>
                  <pic:blipFill>
                    <a:blip r:embed="rId39"/>
                    <a:stretch>
                      <a:fillRect/>
                    </a:stretch>
                  </pic:blipFill>
                  <pic:spPr>
                    <a:xfrm>
                      <a:off x="0" y="0"/>
                      <a:ext cx="4908378" cy="879988"/>
                    </a:xfrm>
                    <a:prstGeom prst="rect">
                      <a:avLst/>
                    </a:prstGeom>
                  </pic:spPr>
                </pic:pic>
              </a:graphicData>
            </a:graphic>
          </wp:inline>
        </w:drawing>
      </w:r>
      <w:commentRangeEnd w:id="101"/>
      <w:r w:rsidRPr="007204F7">
        <w:rPr>
          <w:rStyle w:val="Refdecomentario"/>
          <w:rFonts w:eastAsia="Cambria" w:cs="Arial"/>
          <w:sz w:val="20"/>
          <w:szCs w:val="20"/>
          <w:lang w:eastAsia="es-ES"/>
        </w:rPr>
        <w:commentReference w:id="101"/>
      </w:r>
    </w:p>
    <w:p w14:paraId="18766FC5" w14:textId="77777777" w:rsidR="009C755F" w:rsidRPr="007204F7" w:rsidRDefault="009C755F" w:rsidP="007204F7">
      <w:pPr>
        <w:pStyle w:val="Sinespaciado"/>
        <w:spacing w:after="120" w:line="276" w:lineRule="auto"/>
        <w:jc w:val="both"/>
        <w:rPr>
          <w:rFonts w:cs="Arial"/>
        </w:rPr>
      </w:pPr>
    </w:p>
    <w:p w14:paraId="030F50BE" w14:textId="53E33A89" w:rsidR="007D6711" w:rsidRPr="007204F7" w:rsidRDefault="00364785" w:rsidP="007204F7">
      <w:pPr>
        <w:spacing w:after="120"/>
        <w:rPr>
          <w:rFonts w:cs="Arial"/>
        </w:rPr>
      </w:pPr>
      <w:r>
        <w:rPr>
          <w:rFonts w:cs="Arial"/>
        </w:rPr>
        <w:t>Ahora bien, l</w:t>
      </w:r>
      <w:r w:rsidR="00BC1067" w:rsidRPr="007204F7">
        <w:rPr>
          <w:rFonts w:cs="Arial"/>
        </w:rPr>
        <w:t xml:space="preserve">as tablas de frecuencia pueden variar </w:t>
      </w:r>
      <w:r w:rsidR="00E35E87" w:rsidRPr="007204F7">
        <w:rPr>
          <w:rFonts w:cs="Arial"/>
        </w:rPr>
        <w:t>de acuerdo con el</w:t>
      </w:r>
      <w:r w:rsidR="00BC1067" w:rsidRPr="007204F7">
        <w:rPr>
          <w:rFonts w:cs="Arial"/>
        </w:rPr>
        <w:t xml:space="preserve"> tipo de variable</w:t>
      </w:r>
      <w:r w:rsidR="00242216" w:rsidRPr="007204F7">
        <w:rPr>
          <w:rFonts w:cs="Arial"/>
        </w:rPr>
        <w:t>, como se muestra a continuación</w:t>
      </w:r>
      <w:r w:rsidR="00E41D99" w:rsidRPr="007204F7">
        <w:rPr>
          <w:rFonts w:cs="Arial"/>
        </w:rPr>
        <w:t>:</w:t>
      </w:r>
    </w:p>
    <w:p w14:paraId="3791AB39" w14:textId="78C2A044" w:rsidR="00BC1067" w:rsidRPr="007204F7" w:rsidRDefault="00267529" w:rsidP="007204F7">
      <w:pPr>
        <w:spacing w:after="120"/>
        <w:rPr>
          <w:rFonts w:cs="Arial"/>
          <w:b/>
        </w:rPr>
      </w:pPr>
      <w:r w:rsidRPr="007204F7">
        <w:rPr>
          <w:rFonts w:cs="Arial"/>
          <w:b/>
        </w:rPr>
        <w:tab/>
      </w:r>
    </w:p>
    <w:p w14:paraId="5D91A3BB" w14:textId="24C9F8F1" w:rsidR="00BC1067" w:rsidRPr="00364785" w:rsidRDefault="00B86459" w:rsidP="00364785">
      <w:pPr>
        <w:spacing w:after="120"/>
        <w:rPr>
          <w:rFonts w:cs="Arial"/>
          <w:b/>
        </w:rPr>
      </w:pPr>
      <w:r w:rsidRPr="00364785">
        <w:rPr>
          <w:rFonts w:cs="Arial"/>
          <w:b/>
        </w:rPr>
        <w:t>Arreglo de datos por v</w:t>
      </w:r>
      <w:r w:rsidR="00BC1067" w:rsidRPr="00364785">
        <w:rPr>
          <w:rFonts w:cs="Arial"/>
          <w:b/>
        </w:rPr>
        <w:t>ariable continua</w:t>
      </w:r>
    </w:p>
    <w:p w14:paraId="37823DFE" w14:textId="2F9FC5A7" w:rsidR="00E449F7" w:rsidRPr="007204F7" w:rsidRDefault="00B54A80" w:rsidP="007204F7">
      <w:pPr>
        <w:spacing w:after="120"/>
        <w:rPr>
          <w:rFonts w:cs="Arial"/>
          <w:bCs/>
        </w:rPr>
      </w:pPr>
      <w:r w:rsidRPr="007204F7">
        <w:rPr>
          <w:rFonts w:cs="Arial"/>
          <w:bCs/>
        </w:rPr>
        <w:t>El p</w:t>
      </w:r>
      <w:r w:rsidR="00E449F7" w:rsidRPr="007204F7">
        <w:rPr>
          <w:rFonts w:cs="Arial"/>
          <w:bCs/>
        </w:rPr>
        <w:t>rocedimiento para construir un conjunto de clases estadístico para variable continua</w:t>
      </w:r>
      <w:r w:rsidRPr="007204F7">
        <w:rPr>
          <w:rFonts w:cs="Arial"/>
          <w:bCs/>
        </w:rPr>
        <w:t xml:space="preserve"> es:</w:t>
      </w:r>
    </w:p>
    <w:p w14:paraId="5608B2D3" w14:textId="77777777" w:rsidR="00FB7B5C" w:rsidRPr="007204F7" w:rsidRDefault="00FB7B5C" w:rsidP="007204F7">
      <w:pPr>
        <w:spacing w:after="120"/>
        <w:rPr>
          <w:rFonts w:cs="Arial"/>
          <w:bCs/>
        </w:rPr>
      </w:pPr>
    </w:p>
    <w:p w14:paraId="233C835F" w14:textId="272C1905" w:rsidR="00BE6E98" w:rsidRPr="007204F7" w:rsidRDefault="00297EBC" w:rsidP="007204F7">
      <w:pPr>
        <w:spacing w:after="120"/>
        <w:jc w:val="center"/>
        <w:rPr>
          <w:rFonts w:cs="Arial"/>
          <w:bCs/>
        </w:rPr>
      </w:pPr>
      <w:commentRangeStart w:id="102"/>
      <w:r w:rsidRPr="007204F7">
        <w:rPr>
          <w:rFonts w:cs="Arial"/>
          <w:bCs/>
          <w:noProof/>
          <w:lang w:val="en-US" w:eastAsia="en-US"/>
        </w:rPr>
        <w:drawing>
          <wp:inline distT="0" distB="0" distL="0" distR="0" wp14:anchorId="20977EF6" wp14:editId="4F8EFE6C">
            <wp:extent cx="5321800" cy="89748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0999" cy="909155"/>
                    </a:xfrm>
                    <a:prstGeom prst="rect">
                      <a:avLst/>
                    </a:prstGeom>
                    <a:noFill/>
                    <a:ln>
                      <a:noFill/>
                    </a:ln>
                  </pic:spPr>
                </pic:pic>
              </a:graphicData>
            </a:graphic>
          </wp:inline>
        </w:drawing>
      </w:r>
      <w:commentRangeEnd w:id="102"/>
      <w:r w:rsidRPr="007204F7">
        <w:rPr>
          <w:rStyle w:val="Refdecomentario"/>
          <w:rFonts w:cs="Arial"/>
          <w:sz w:val="20"/>
          <w:szCs w:val="20"/>
        </w:rPr>
        <w:commentReference w:id="102"/>
      </w:r>
    </w:p>
    <w:p w14:paraId="757A0063" w14:textId="646DD830" w:rsidR="00E449F7" w:rsidRPr="007204F7" w:rsidRDefault="00E449F7" w:rsidP="007204F7">
      <w:pPr>
        <w:spacing w:after="120"/>
        <w:rPr>
          <w:rFonts w:cs="Arial"/>
        </w:rPr>
      </w:pPr>
    </w:p>
    <w:p w14:paraId="650B9DF3" w14:textId="112B829D" w:rsidR="00E449F7" w:rsidRPr="00364785" w:rsidRDefault="00B86459" w:rsidP="00364785">
      <w:pPr>
        <w:spacing w:after="120"/>
        <w:rPr>
          <w:rFonts w:cs="Arial"/>
          <w:b/>
        </w:rPr>
      </w:pPr>
      <w:r w:rsidRPr="00364785">
        <w:rPr>
          <w:rFonts w:cs="Arial"/>
          <w:b/>
        </w:rPr>
        <w:t>Arreglo de datos por v</w:t>
      </w:r>
      <w:r w:rsidR="00E449F7" w:rsidRPr="00364785">
        <w:rPr>
          <w:rFonts w:cs="Arial"/>
          <w:b/>
        </w:rPr>
        <w:t>ariable discreta</w:t>
      </w:r>
    </w:p>
    <w:p w14:paraId="1B9B9A61" w14:textId="10D42726" w:rsidR="00E449F7" w:rsidRPr="007204F7" w:rsidRDefault="00B54A80" w:rsidP="007204F7">
      <w:pPr>
        <w:tabs>
          <w:tab w:val="left" w:pos="180"/>
        </w:tabs>
        <w:spacing w:after="120"/>
        <w:rPr>
          <w:rFonts w:cs="Arial"/>
          <w:bCs/>
        </w:rPr>
      </w:pPr>
      <w:r w:rsidRPr="007204F7">
        <w:rPr>
          <w:rFonts w:cs="Arial"/>
          <w:bCs/>
        </w:rPr>
        <w:t>El p</w:t>
      </w:r>
      <w:r w:rsidR="00E449F7" w:rsidRPr="007204F7">
        <w:rPr>
          <w:rFonts w:cs="Arial"/>
          <w:bCs/>
        </w:rPr>
        <w:t>rocedimiento para construir un conjunto de clases estadístico para variable discreta</w:t>
      </w:r>
      <w:r w:rsidRPr="007204F7">
        <w:rPr>
          <w:rFonts w:cs="Arial"/>
          <w:bCs/>
        </w:rPr>
        <w:t xml:space="preserve"> es</w:t>
      </w:r>
      <w:r w:rsidR="004300E2" w:rsidRPr="007204F7">
        <w:rPr>
          <w:rFonts w:cs="Arial"/>
          <w:bCs/>
        </w:rPr>
        <w:t>:</w:t>
      </w:r>
    </w:p>
    <w:p w14:paraId="7D4E2CC7" w14:textId="77777777" w:rsidR="004A2278" w:rsidRPr="007204F7" w:rsidRDefault="004A2278" w:rsidP="007204F7">
      <w:pPr>
        <w:tabs>
          <w:tab w:val="left" w:pos="180"/>
        </w:tabs>
        <w:spacing w:after="120"/>
        <w:rPr>
          <w:rFonts w:cs="Arial"/>
          <w:bCs/>
        </w:rPr>
      </w:pPr>
    </w:p>
    <w:p w14:paraId="6D5697BB" w14:textId="7606707F" w:rsidR="004A2278" w:rsidRPr="007204F7" w:rsidRDefault="00B751B8" w:rsidP="007204F7">
      <w:pPr>
        <w:tabs>
          <w:tab w:val="left" w:pos="180"/>
        </w:tabs>
        <w:spacing w:after="120"/>
        <w:jc w:val="center"/>
        <w:rPr>
          <w:rFonts w:cs="Arial"/>
          <w:bCs/>
        </w:rPr>
      </w:pPr>
      <w:commentRangeStart w:id="103"/>
      <w:r w:rsidRPr="007204F7">
        <w:rPr>
          <w:rFonts w:cs="Arial"/>
          <w:bCs/>
          <w:noProof/>
          <w:lang w:val="en-US" w:eastAsia="en-US"/>
        </w:rPr>
        <w:drawing>
          <wp:inline distT="0" distB="0" distL="0" distR="0" wp14:anchorId="0069BD0A" wp14:editId="67CEABF9">
            <wp:extent cx="4902528" cy="8658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75745" cy="878801"/>
                    </a:xfrm>
                    <a:prstGeom prst="rect">
                      <a:avLst/>
                    </a:prstGeom>
                    <a:noFill/>
                    <a:ln>
                      <a:noFill/>
                    </a:ln>
                  </pic:spPr>
                </pic:pic>
              </a:graphicData>
            </a:graphic>
          </wp:inline>
        </w:drawing>
      </w:r>
      <w:commentRangeEnd w:id="103"/>
      <w:r w:rsidRPr="007204F7">
        <w:rPr>
          <w:rStyle w:val="Refdecomentario"/>
          <w:rFonts w:cs="Arial"/>
          <w:sz w:val="20"/>
          <w:szCs w:val="20"/>
        </w:rPr>
        <w:commentReference w:id="103"/>
      </w:r>
    </w:p>
    <w:p w14:paraId="746F1DF0" w14:textId="77777777" w:rsidR="00E449F7" w:rsidRPr="007204F7" w:rsidRDefault="00E449F7" w:rsidP="007204F7">
      <w:pPr>
        <w:spacing w:after="120"/>
        <w:rPr>
          <w:rFonts w:cs="Arial"/>
        </w:rPr>
      </w:pPr>
    </w:p>
    <w:p w14:paraId="073A651B" w14:textId="1A51885C" w:rsidR="007E164C" w:rsidRPr="007204F7" w:rsidRDefault="007E164C" w:rsidP="009777A5">
      <w:pPr>
        <w:spacing w:after="120"/>
        <w:outlineLvl w:val="0"/>
        <w:rPr>
          <w:rFonts w:cs="Arial"/>
        </w:rPr>
      </w:pPr>
      <w:r w:rsidRPr="007204F7">
        <w:rPr>
          <w:rFonts w:cs="Arial"/>
        </w:rPr>
        <w:t xml:space="preserve">A continuación, se dará un ejemplo práctico de variable </w:t>
      </w:r>
      <w:r w:rsidR="007E5A12" w:rsidRPr="007204F7">
        <w:rPr>
          <w:rFonts w:cs="Arial"/>
        </w:rPr>
        <w:t>d</w:t>
      </w:r>
      <w:r w:rsidRPr="007204F7">
        <w:rPr>
          <w:rFonts w:cs="Arial"/>
        </w:rPr>
        <w:t>iscreta.</w:t>
      </w:r>
    </w:p>
    <w:p w14:paraId="5336FC1D" w14:textId="77777777" w:rsidR="00E449F7" w:rsidRPr="007204F7" w:rsidRDefault="00E449F7" w:rsidP="007204F7">
      <w:pPr>
        <w:spacing w:after="120"/>
        <w:rPr>
          <w:rFonts w:cs="Arial"/>
        </w:rPr>
      </w:pPr>
    </w:p>
    <w:p w14:paraId="0A7C7452" w14:textId="79566CFA" w:rsidR="00DC1616" w:rsidRPr="007204F7" w:rsidRDefault="00DC1616" w:rsidP="007204F7">
      <w:pPr>
        <w:spacing w:after="120"/>
        <w:jc w:val="center"/>
        <w:rPr>
          <w:rFonts w:cs="Arial"/>
        </w:rPr>
      </w:pPr>
      <w:commentRangeStart w:id="104"/>
      <w:r w:rsidRPr="007204F7">
        <w:rPr>
          <w:rFonts w:cs="Arial"/>
          <w:noProof/>
          <w:lang w:val="en-US" w:eastAsia="en-US"/>
        </w:rPr>
        <w:drawing>
          <wp:inline distT="0" distB="0" distL="0" distR="0" wp14:anchorId="66E74C3B" wp14:editId="10BD63FA">
            <wp:extent cx="4562193" cy="773457"/>
            <wp:effectExtent l="0" t="0" r="1016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13508" cy="782157"/>
                    </a:xfrm>
                    <a:prstGeom prst="rect">
                      <a:avLst/>
                    </a:prstGeom>
                    <a:noFill/>
                    <a:ln>
                      <a:noFill/>
                    </a:ln>
                  </pic:spPr>
                </pic:pic>
              </a:graphicData>
            </a:graphic>
          </wp:inline>
        </w:drawing>
      </w:r>
      <w:commentRangeEnd w:id="104"/>
      <w:r w:rsidRPr="007204F7">
        <w:rPr>
          <w:rStyle w:val="Refdecomentario"/>
          <w:rFonts w:cs="Arial"/>
          <w:sz w:val="20"/>
          <w:szCs w:val="20"/>
        </w:rPr>
        <w:commentReference w:id="104"/>
      </w:r>
    </w:p>
    <w:p w14:paraId="13778DE3" w14:textId="77777777" w:rsidR="00E449F7" w:rsidRPr="007204F7" w:rsidRDefault="00E449F7" w:rsidP="007204F7">
      <w:pPr>
        <w:spacing w:after="120"/>
        <w:rPr>
          <w:rFonts w:cs="Arial"/>
        </w:rPr>
      </w:pPr>
    </w:p>
    <w:p w14:paraId="060370B3" w14:textId="5CB95E2B" w:rsidR="001604F1" w:rsidRPr="007204F7" w:rsidRDefault="008A6ACA" w:rsidP="007204F7">
      <w:pPr>
        <w:spacing w:after="120"/>
        <w:rPr>
          <w:rFonts w:cs="Arial"/>
        </w:rPr>
      </w:pPr>
      <w:r w:rsidRPr="007204F7">
        <w:rPr>
          <w:rFonts w:cs="Arial"/>
        </w:rPr>
        <w:t>O</w:t>
      </w:r>
      <w:r w:rsidR="001604F1" w:rsidRPr="007204F7">
        <w:rPr>
          <w:rFonts w:cs="Arial"/>
        </w:rPr>
        <w:t xml:space="preserve">tro ejemplo práctico de variable </w:t>
      </w:r>
      <w:r w:rsidR="008C46F7" w:rsidRPr="007204F7">
        <w:rPr>
          <w:rFonts w:cs="Arial"/>
        </w:rPr>
        <w:t>d</w:t>
      </w:r>
      <w:r w:rsidR="00FF26F7">
        <w:rPr>
          <w:rFonts w:cs="Arial"/>
        </w:rPr>
        <w:t>iscreta es el siguiente:</w:t>
      </w:r>
    </w:p>
    <w:p w14:paraId="4F10C75F" w14:textId="448019BB" w:rsidR="006C1CBB" w:rsidRPr="007204F7" w:rsidRDefault="00C1153B" w:rsidP="007204F7">
      <w:pPr>
        <w:spacing w:after="120"/>
        <w:jc w:val="center"/>
        <w:rPr>
          <w:rFonts w:cs="Arial"/>
        </w:rPr>
      </w:pPr>
      <w:commentRangeStart w:id="105"/>
      <w:r w:rsidRPr="007204F7">
        <w:rPr>
          <w:rFonts w:cs="Arial"/>
          <w:noProof/>
          <w:lang w:val="en-US" w:eastAsia="en-US"/>
        </w:rPr>
        <w:drawing>
          <wp:inline distT="0" distB="0" distL="0" distR="0" wp14:anchorId="036A716B" wp14:editId="2B51C361">
            <wp:extent cx="4959068" cy="86587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85895" cy="888014"/>
                    </a:xfrm>
                    <a:prstGeom prst="rect">
                      <a:avLst/>
                    </a:prstGeom>
                    <a:noFill/>
                    <a:ln>
                      <a:noFill/>
                    </a:ln>
                  </pic:spPr>
                </pic:pic>
              </a:graphicData>
            </a:graphic>
          </wp:inline>
        </w:drawing>
      </w:r>
      <w:commentRangeEnd w:id="105"/>
      <w:r w:rsidRPr="007204F7">
        <w:rPr>
          <w:rStyle w:val="Refdecomentario"/>
          <w:rFonts w:cs="Arial"/>
          <w:sz w:val="20"/>
          <w:szCs w:val="20"/>
        </w:rPr>
        <w:commentReference w:id="105"/>
      </w:r>
    </w:p>
    <w:p w14:paraId="64C0723B" w14:textId="77777777" w:rsidR="00E449F7" w:rsidRPr="007204F7" w:rsidRDefault="00E449F7" w:rsidP="007204F7">
      <w:pPr>
        <w:spacing w:after="120"/>
        <w:rPr>
          <w:rFonts w:cs="Arial"/>
        </w:rPr>
      </w:pPr>
    </w:p>
    <w:p w14:paraId="25028C51" w14:textId="6EC883F0" w:rsidR="007D6711" w:rsidRPr="009C7A57" w:rsidRDefault="00B86459" w:rsidP="009C7A57">
      <w:pPr>
        <w:spacing w:after="120"/>
        <w:rPr>
          <w:rFonts w:cs="Arial"/>
          <w:b/>
          <w:bCs/>
        </w:rPr>
      </w:pPr>
      <w:r w:rsidRPr="009C7A57">
        <w:rPr>
          <w:rFonts w:cs="Arial"/>
          <w:b/>
          <w:bCs/>
        </w:rPr>
        <w:t>Arreglo de datos v</w:t>
      </w:r>
      <w:r w:rsidR="00ED664A" w:rsidRPr="009C7A57">
        <w:rPr>
          <w:rFonts w:cs="Arial"/>
          <w:b/>
          <w:bCs/>
        </w:rPr>
        <w:t>ariable d</w:t>
      </w:r>
      <w:r w:rsidRPr="009C7A57">
        <w:rPr>
          <w:rFonts w:cs="Arial"/>
          <w:b/>
          <w:bCs/>
        </w:rPr>
        <w:t>iscreta en clases de amplitud cero</w:t>
      </w:r>
    </w:p>
    <w:p w14:paraId="77FBEF5F" w14:textId="7DBD6B8C" w:rsidR="00B86459" w:rsidRPr="007204F7" w:rsidRDefault="00B86459" w:rsidP="007204F7">
      <w:pPr>
        <w:spacing w:after="120"/>
        <w:rPr>
          <w:rFonts w:cs="Arial"/>
        </w:rPr>
      </w:pPr>
      <w:r w:rsidRPr="007204F7">
        <w:rPr>
          <w:rFonts w:cs="Arial"/>
        </w:rPr>
        <w:t>Cuando el intervalo de valores que toma la variable es reducido y la variable es discreta, es más práctico agrupar los datos en clases de amplitud cero, como se muestra en el siguiente caso. Aquí X simboliza los valores que toma la variable que son al mismo tiempo las clases estadísticas. Estas clases cumplen con las tres características de una clase estadística: son de amplitud constante, son mutuamente excluyentes y son exhaustivas</w:t>
      </w:r>
      <w:r w:rsidR="002C7920" w:rsidRPr="007204F7">
        <w:rPr>
          <w:rFonts w:cs="Arial"/>
        </w:rPr>
        <w:t xml:space="preserve">, </w:t>
      </w:r>
      <w:r w:rsidR="009C7A57">
        <w:rPr>
          <w:rFonts w:cs="Arial"/>
        </w:rPr>
        <w:t xml:space="preserve">y </w:t>
      </w:r>
      <w:r w:rsidR="002C7920" w:rsidRPr="007204F7">
        <w:rPr>
          <w:rFonts w:cs="Arial"/>
        </w:rPr>
        <w:t>algunos ejemplos son:</w:t>
      </w:r>
    </w:p>
    <w:p w14:paraId="6ACB25A5" w14:textId="77777777" w:rsidR="00D66D17" w:rsidRPr="007204F7" w:rsidRDefault="00D66D17" w:rsidP="007204F7">
      <w:pPr>
        <w:spacing w:after="120"/>
        <w:rPr>
          <w:rFonts w:cs="Arial"/>
        </w:rPr>
      </w:pPr>
    </w:p>
    <w:p w14:paraId="7AB81E3D" w14:textId="4B5550D8" w:rsidR="00B86459" w:rsidRPr="007204F7" w:rsidRDefault="00D66D17" w:rsidP="007204F7">
      <w:pPr>
        <w:spacing w:after="120"/>
        <w:jc w:val="center"/>
        <w:rPr>
          <w:rFonts w:cs="Arial"/>
        </w:rPr>
      </w:pPr>
      <w:commentRangeStart w:id="106"/>
      <w:r w:rsidRPr="007204F7">
        <w:rPr>
          <w:rFonts w:cs="Arial"/>
          <w:noProof/>
          <w:lang w:val="en-US" w:eastAsia="en-US"/>
        </w:rPr>
        <w:drawing>
          <wp:inline distT="0" distB="0" distL="0" distR="0" wp14:anchorId="339C7875" wp14:editId="0A6C747C">
            <wp:extent cx="5035367" cy="878029"/>
            <wp:effectExtent l="0" t="0" r="0" b="1143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42757" cy="896755"/>
                    </a:xfrm>
                    <a:prstGeom prst="rect">
                      <a:avLst/>
                    </a:prstGeom>
                    <a:noFill/>
                    <a:ln>
                      <a:noFill/>
                    </a:ln>
                  </pic:spPr>
                </pic:pic>
              </a:graphicData>
            </a:graphic>
          </wp:inline>
        </w:drawing>
      </w:r>
      <w:commentRangeEnd w:id="106"/>
      <w:r w:rsidRPr="007204F7">
        <w:rPr>
          <w:rStyle w:val="Refdecomentario"/>
          <w:rFonts w:cs="Arial"/>
          <w:sz w:val="20"/>
          <w:szCs w:val="20"/>
        </w:rPr>
        <w:commentReference w:id="106"/>
      </w:r>
    </w:p>
    <w:p w14:paraId="1FB18459" w14:textId="77777777" w:rsidR="009C7A57" w:rsidRDefault="009C7A57" w:rsidP="007204F7">
      <w:pPr>
        <w:spacing w:after="120"/>
        <w:rPr>
          <w:rFonts w:cs="Arial"/>
        </w:rPr>
      </w:pPr>
    </w:p>
    <w:p w14:paraId="723B45EC" w14:textId="06A18EEF" w:rsidR="007D6711" w:rsidRPr="005412CE" w:rsidRDefault="0007645A" w:rsidP="007204F7">
      <w:pPr>
        <w:spacing w:after="120"/>
        <w:rPr>
          <w:rFonts w:cs="Arial"/>
          <w:b/>
        </w:rPr>
      </w:pPr>
      <w:r w:rsidRPr="005412CE">
        <w:rPr>
          <w:rFonts w:cs="Arial"/>
          <w:b/>
        </w:rPr>
        <w:t xml:space="preserve">3.5 </w:t>
      </w:r>
      <w:r w:rsidR="00242216" w:rsidRPr="005412CE">
        <w:rPr>
          <w:rFonts w:cs="Arial"/>
          <w:b/>
        </w:rPr>
        <w:t>G</w:t>
      </w:r>
      <w:r w:rsidRPr="005412CE">
        <w:rPr>
          <w:rFonts w:cs="Arial"/>
          <w:b/>
        </w:rPr>
        <w:t xml:space="preserve">ráficos </w:t>
      </w:r>
    </w:p>
    <w:p w14:paraId="0F6B2AC2" w14:textId="5C794263" w:rsidR="0007645A" w:rsidRPr="007204F7" w:rsidRDefault="00482B00" w:rsidP="007204F7">
      <w:pPr>
        <w:spacing w:after="120"/>
        <w:rPr>
          <w:rFonts w:cs="Arial"/>
        </w:rPr>
      </w:pPr>
      <w:r w:rsidRPr="007204F7">
        <w:rPr>
          <w:rFonts w:cs="Arial"/>
        </w:rPr>
        <w:t xml:space="preserve">Son una manera muy </w:t>
      </w:r>
      <w:r w:rsidR="00FD513B" w:rsidRPr="007204F7">
        <w:rPr>
          <w:rFonts w:cs="Arial"/>
        </w:rPr>
        <w:t>funcional</w:t>
      </w:r>
      <w:r w:rsidRPr="007204F7">
        <w:rPr>
          <w:rFonts w:cs="Arial"/>
        </w:rPr>
        <w:t xml:space="preserve"> de presentar datos o de manifestar ideas que </w:t>
      </w:r>
      <w:r w:rsidR="00240209" w:rsidRPr="007204F7">
        <w:rPr>
          <w:rFonts w:cs="Arial"/>
        </w:rPr>
        <w:t>se desea</w:t>
      </w:r>
      <w:r w:rsidRPr="007204F7">
        <w:rPr>
          <w:rFonts w:cs="Arial"/>
        </w:rPr>
        <w:t xml:space="preserve"> destaquen</w:t>
      </w:r>
      <w:r w:rsidR="00FD513B" w:rsidRPr="007204F7">
        <w:rPr>
          <w:rFonts w:cs="Arial"/>
        </w:rPr>
        <w:t xml:space="preserve">. </w:t>
      </w:r>
      <w:r w:rsidR="0007645A" w:rsidRPr="007204F7">
        <w:rPr>
          <w:rFonts w:cs="Arial"/>
        </w:rPr>
        <w:t xml:space="preserve">Los gráficos son </w:t>
      </w:r>
      <w:r w:rsidRPr="007204F7">
        <w:rPr>
          <w:rFonts w:cs="Arial"/>
        </w:rPr>
        <w:t xml:space="preserve">la manera visual de </w:t>
      </w:r>
      <w:r w:rsidR="0007645A" w:rsidRPr="007204F7">
        <w:rPr>
          <w:rFonts w:cs="Arial"/>
        </w:rPr>
        <w:t>representa</w:t>
      </w:r>
      <w:r w:rsidRPr="007204F7">
        <w:rPr>
          <w:rFonts w:cs="Arial"/>
        </w:rPr>
        <w:t xml:space="preserve">r </w:t>
      </w:r>
      <w:r w:rsidR="0007645A" w:rsidRPr="007204F7">
        <w:rPr>
          <w:rFonts w:cs="Arial"/>
        </w:rPr>
        <w:t>los datos</w:t>
      </w:r>
      <w:r w:rsidRPr="007204F7">
        <w:rPr>
          <w:rFonts w:cs="Arial"/>
        </w:rPr>
        <w:t>,</w:t>
      </w:r>
      <w:r w:rsidR="0007645A" w:rsidRPr="007204F7">
        <w:rPr>
          <w:rFonts w:cs="Arial"/>
        </w:rPr>
        <w:t xml:space="preserve"> en donde se evidencian fundamentalmente 3 características:</w:t>
      </w:r>
    </w:p>
    <w:p w14:paraId="507E8D5A" w14:textId="77777777" w:rsidR="00FD513B" w:rsidRPr="007204F7" w:rsidRDefault="00FD513B" w:rsidP="007204F7">
      <w:pPr>
        <w:spacing w:after="120"/>
        <w:rPr>
          <w:rFonts w:cs="Arial"/>
        </w:rPr>
      </w:pPr>
    </w:p>
    <w:p w14:paraId="1D541DFC" w14:textId="45E23414" w:rsidR="0007645A" w:rsidRPr="007204F7" w:rsidRDefault="00FD513B" w:rsidP="007204F7">
      <w:pPr>
        <w:pStyle w:val="Prrafodelista"/>
        <w:numPr>
          <w:ilvl w:val="0"/>
          <w:numId w:val="9"/>
        </w:numPr>
        <w:spacing w:after="120"/>
        <w:contextualSpacing w:val="0"/>
        <w:rPr>
          <w:rFonts w:cs="Arial"/>
        </w:rPr>
      </w:pPr>
      <w:r w:rsidRPr="007204F7">
        <w:rPr>
          <w:rFonts w:cs="Arial"/>
        </w:rPr>
        <w:t>Forma.</w:t>
      </w:r>
    </w:p>
    <w:p w14:paraId="3F0F074B" w14:textId="11F4BADC" w:rsidR="0007645A" w:rsidRPr="007204F7" w:rsidRDefault="00FD513B" w:rsidP="007204F7">
      <w:pPr>
        <w:pStyle w:val="Prrafodelista"/>
        <w:numPr>
          <w:ilvl w:val="0"/>
          <w:numId w:val="31"/>
        </w:numPr>
        <w:spacing w:after="120"/>
        <w:contextualSpacing w:val="0"/>
        <w:rPr>
          <w:rFonts w:cs="Arial"/>
        </w:rPr>
      </w:pPr>
      <w:r w:rsidRPr="007204F7">
        <w:rPr>
          <w:rFonts w:cs="Arial"/>
        </w:rPr>
        <w:t>A</w:t>
      </w:r>
      <w:r w:rsidR="0007645A" w:rsidRPr="007204F7">
        <w:rPr>
          <w:rFonts w:cs="Arial"/>
        </w:rPr>
        <w:t>cumulación o tendencia</w:t>
      </w:r>
      <w:r w:rsidRPr="007204F7">
        <w:rPr>
          <w:rFonts w:cs="Arial"/>
        </w:rPr>
        <w:t>.</w:t>
      </w:r>
    </w:p>
    <w:p w14:paraId="3E978B4F" w14:textId="7A7A6E30" w:rsidR="0007645A" w:rsidRPr="007204F7" w:rsidRDefault="00FD513B" w:rsidP="007204F7">
      <w:pPr>
        <w:pStyle w:val="Prrafodelista"/>
        <w:numPr>
          <w:ilvl w:val="0"/>
          <w:numId w:val="31"/>
        </w:numPr>
        <w:spacing w:after="120"/>
        <w:contextualSpacing w:val="0"/>
        <w:rPr>
          <w:rFonts w:cs="Arial"/>
        </w:rPr>
      </w:pPr>
      <w:r w:rsidRPr="007204F7">
        <w:rPr>
          <w:rFonts w:cs="Arial"/>
        </w:rPr>
        <w:t>Dispersión</w:t>
      </w:r>
      <w:r w:rsidR="0007645A" w:rsidRPr="007204F7">
        <w:rPr>
          <w:rFonts w:cs="Arial"/>
        </w:rPr>
        <w:t xml:space="preserve"> o variabilidad.</w:t>
      </w:r>
    </w:p>
    <w:p w14:paraId="4C2C7522" w14:textId="77777777" w:rsidR="00482B00" w:rsidRPr="007204F7" w:rsidRDefault="00482B00" w:rsidP="007204F7">
      <w:pPr>
        <w:spacing w:after="120"/>
        <w:rPr>
          <w:rFonts w:cs="Arial"/>
        </w:rPr>
      </w:pPr>
    </w:p>
    <w:p w14:paraId="133F2AA6" w14:textId="717C2917" w:rsidR="007D6711" w:rsidRPr="007204F7" w:rsidRDefault="0007645A" w:rsidP="007204F7">
      <w:pPr>
        <w:spacing w:after="120"/>
        <w:rPr>
          <w:rFonts w:cs="Arial"/>
        </w:rPr>
      </w:pPr>
      <w:r w:rsidRPr="007204F7">
        <w:rPr>
          <w:rFonts w:cs="Arial"/>
        </w:rPr>
        <w:t xml:space="preserve">Los gráficos no </w:t>
      </w:r>
      <w:r w:rsidR="00694A73" w:rsidRPr="007204F7">
        <w:rPr>
          <w:rFonts w:cs="Arial"/>
        </w:rPr>
        <w:t xml:space="preserve">son </w:t>
      </w:r>
      <w:r w:rsidRPr="007204F7">
        <w:rPr>
          <w:rFonts w:cs="Arial"/>
        </w:rPr>
        <w:t xml:space="preserve">sustitutos de un análisis estadístico, sino </w:t>
      </w:r>
      <w:r w:rsidR="00694A73" w:rsidRPr="007204F7">
        <w:rPr>
          <w:rFonts w:cs="Arial"/>
        </w:rPr>
        <w:t>que son</w:t>
      </w:r>
      <w:r w:rsidRPr="007204F7">
        <w:rPr>
          <w:rFonts w:cs="Arial"/>
        </w:rPr>
        <w:t xml:space="preserve"> un </w:t>
      </w:r>
      <w:r w:rsidR="00694A73" w:rsidRPr="007204F7">
        <w:rPr>
          <w:rFonts w:cs="Arial"/>
        </w:rPr>
        <w:t>apoyo</w:t>
      </w:r>
      <w:r w:rsidRPr="007204F7">
        <w:rPr>
          <w:rFonts w:cs="Arial"/>
        </w:rPr>
        <w:t xml:space="preserve"> visual del comportamiento de los datos.</w:t>
      </w:r>
      <w:r w:rsidR="0033583E" w:rsidRPr="007204F7">
        <w:rPr>
          <w:rFonts w:cs="Arial"/>
        </w:rPr>
        <w:t xml:space="preserve"> Algunos de sus tipos son:</w:t>
      </w:r>
    </w:p>
    <w:p w14:paraId="629DAAFD" w14:textId="77777777" w:rsidR="005412CE" w:rsidRDefault="005412CE" w:rsidP="005412CE">
      <w:pPr>
        <w:spacing w:after="120"/>
        <w:rPr>
          <w:rFonts w:cs="Arial"/>
        </w:rPr>
      </w:pPr>
    </w:p>
    <w:p w14:paraId="7A544B91" w14:textId="55B59C60" w:rsidR="0033583E" w:rsidRPr="005412CE" w:rsidRDefault="00124DD3" w:rsidP="007204F7">
      <w:pPr>
        <w:spacing w:after="120"/>
        <w:rPr>
          <w:rFonts w:cs="Arial"/>
          <w:b/>
        </w:rPr>
      </w:pPr>
      <w:commentRangeStart w:id="107"/>
      <w:commentRangeEnd w:id="107"/>
      <w:r w:rsidRPr="007204F7">
        <w:commentReference w:id="107"/>
      </w:r>
      <w:r w:rsidR="0007645A" w:rsidRPr="005412CE">
        <w:rPr>
          <w:rFonts w:cs="Arial"/>
          <w:b/>
        </w:rPr>
        <w:t>Gráfico de barras</w:t>
      </w:r>
    </w:p>
    <w:p w14:paraId="22FD6BA5" w14:textId="0590DA4A" w:rsidR="007D6711" w:rsidRPr="007204F7" w:rsidRDefault="0033583E" w:rsidP="007204F7">
      <w:pPr>
        <w:spacing w:after="120"/>
        <w:ind w:left="360"/>
        <w:rPr>
          <w:rFonts w:cs="Arial"/>
        </w:rPr>
      </w:pPr>
      <w:r w:rsidRPr="007204F7">
        <w:rPr>
          <w:rFonts w:cs="Arial"/>
          <w:noProof/>
          <w:lang w:val="en-US" w:eastAsia="en-US"/>
        </w:rPr>
        <w:drawing>
          <wp:anchor distT="0" distB="0" distL="114300" distR="114300" simplePos="0" relativeHeight="251658250" behindDoc="0" locked="0" layoutInCell="1" allowOverlap="1" wp14:anchorId="61849FFB" wp14:editId="788468E0">
            <wp:simplePos x="0" y="0"/>
            <wp:positionH relativeFrom="margin">
              <wp:posOffset>-114300</wp:posOffset>
            </wp:positionH>
            <wp:positionV relativeFrom="paragraph">
              <wp:posOffset>106680</wp:posOffset>
            </wp:positionV>
            <wp:extent cx="1847850" cy="1568450"/>
            <wp:effectExtent l="0" t="0" r="0" b="0"/>
            <wp:wrapSquare wrapText="bothSides"/>
            <wp:docPr id="44" name="Imagen 44" descr="Diseño de plantilla de diagramas de negocios vector gratui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seño de plantilla de diagramas de negocios vector gratuito"/>
                    <pic:cNvPicPr>
                      <a:picLocks noChangeAspect="1" noChangeArrowheads="1"/>
                    </pic:cNvPicPr>
                  </pic:nvPicPr>
                  <pic:blipFill rotWithShape="1">
                    <a:blip r:embed="rId45">
                      <a:extLst>
                        <a:ext uri="{28A0092B-C50C-407E-A947-70E740481C1C}">
                          <a14:useLocalDpi xmlns:a14="http://schemas.microsoft.com/office/drawing/2010/main" val="0"/>
                        </a:ext>
                      </a:extLst>
                    </a:blip>
                    <a:srcRect l="4100" t="44467" r="67556" b="33870"/>
                    <a:stretch/>
                  </pic:blipFill>
                  <pic:spPr bwMode="auto">
                    <a:xfrm>
                      <a:off x="0" y="0"/>
                      <a:ext cx="1847850" cy="1568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32750B" w14:textId="333D015E" w:rsidR="000034B5" w:rsidRPr="007204F7" w:rsidRDefault="00AD5201" w:rsidP="007204F7">
      <w:pPr>
        <w:spacing w:after="120"/>
        <w:rPr>
          <w:rFonts w:cs="Arial"/>
        </w:rPr>
      </w:pPr>
      <w:commentRangeStart w:id="108"/>
      <w:r w:rsidRPr="007204F7">
        <w:rPr>
          <w:rFonts w:cs="Arial"/>
        </w:rPr>
        <w:t xml:space="preserve">Su construcción se realiza sobre </w:t>
      </w:r>
      <w:r w:rsidR="0007645A" w:rsidRPr="007204F7">
        <w:rPr>
          <w:rFonts w:cs="Arial"/>
        </w:rPr>
        <w:t xml:space="preserve">el sistema de ejes cartesianos. </w:t>
      </w:r>
      <w:r w:rsidRPr="007204F7">
        <w:rPr>
          <w:rFonts w:cs="Arial"/>
        </w:rPr>
        <w:t xml:space="preserve">Por medio de este se representan datos no numéricos </w:t>
      </w:r>
      <w:r w:rsidR="00430C3B" w:rsidRPr="007204F7">
        <w:rPr>
          <w:rFonts w:cs="Arial"/>
        </w:rPr>
        <w:t>y que no requieren de un orden (nominal) o datos no numéricos pero que si requieren de orden (ordinal).</w:t>
      </w:r>
    </w:p>
    <w:p w14:paraId="0AB85D67" w14:textId="466A3B9B" w:rsidR="006543C8" w:rsidRPr="007204F7" w:rsidRDefault="00430C3B" w:rsidP="007204F7">
      <w:pPr>
        <w:spacing w:after="120"/>
        <w:rPr>
          <w:rFonts w:cs="Arial"/>
        </w:rPr>
      </w:pPr>
      <w:r w:rsidRPr="007204F7">
        <w:rPr>
          <w:rFonts w:cs="Arial"/>
        </w:rPr>
        <w:t>C</w:t>
      </w:r>
      <w:r w:rsidR="0007645A" w:rsidRPr="007204F7">
        <w:rPr>
          <w:rFonts w:cs="Arial"/>
        </w:rPr>
        <w:t xml:space="preserve">ada categoría </w:t>
      </w:r>
      <w:r w:rsidRPr="007204F7">
        <w:rPr>
          <w:rFonts w:cs="Arial"/>
        </w:rPr>
        <w:t xml:space="preserve">requiere de una línea </w:t>
      </w:r>
      <w:r w:rsidR="0007645A" w:rsidRPr="007204F7">
        <w:rPr>
          <w:rFonts w:cs="Arial"/>
        </w:rPr>
        <w:t xml:space="preserve">vertical en que la altura es la frecuencia absoluta de la categoría. El ancho de la barra es </w:t>
      </w:r>
      <w:r w:rsidRPr="007204F7">
        <w:rPr>
          <w:rFonts w:cs="Arial"/>
        </w:rPr>
        <w:t>a preferencia de quien realice el gráfico.</w:t>
      </w:r>
    </w:p>
    <w:p w14:paraId="05341D88" w14:textId="068876E7" w:rsidR="0007645A" w:rsidRPr="007204F7" w:rsidRDefault="00430C3B" w:rsidP="009777A5">
      <w:pPr>
        <w:spacing w:after="120"/>
        <w:outlineLvl w:val="0"/>
        <w:rPr>
          <w:rFonts w:cs="Arial"/>
        </w:rPr>
      </w:pPr>
      <w:r w:rsidRPr="007204F7">
        <w:rPr>
          <w:rFonts w:cs="Arial"/>
        </w:rPr>
        <w:t xml:space="preserve">Otra razón para ser </w:t>
      </w:r>
      <w:r w:rsidR="0007645A" w:rsidRPr="007204F7">
        <w:rPr>
          <w:rFonts w:cs="Arial"/>
        </w:rPr>
        <w:t>utiliza</w:t>
      </w:r>
      <w:r w:rsidRPr="007204F7">
        <w:rPr>
          <w:rFonts w:cs="Arial"/>
        </w:rPr>
        <w:t xml:space="preserve">do es cuando </w:t>
      </w:r>
      <w:r w:rsidR="0007645A" w:rsidRPr="007204F7">
        <w:rPr>
          <w:rFonts w:cs="Arial"/>
        </w:rPr>
        <w:t xml:space="preserve">la variable en </w:t>
      </w:r>
      <w:r w:rsidRPr="007204F7">
        <w:rPr>
          <w:rFonts w:cs="Arial"/>
        </w:rPr>
        <w:t>investigación</w:t>
      </w:r>
      <w:r w:rsidR="0007645A" w:rsidRPr="007204F7">
        <w:rPr>
          <w:rFonts w:cs="Arial"/>
        </w:rPr>
        <w:t xml:space="preserve"> es numérica discreta.</w:t>
      </w:r>
      <w:commentRangeEnd w:id="108"/>
      <w:r w:rsidR="00DD6044" w:rsidRPr="007204F7">
        <w:rPr>
          <w:rStyle w:val="Refdecomentario"/>
          <w:rFonts w:cs="Arial"/>
          <w:sz w:val="20"/>
          <w:szCs w:val="20"/>
        </w:rPr>
        <w:commentReference w:id="108"/>
      </w:r>
    </w:p>
    <w:p w14:paraId="47F22ABF" w14:textId="77777777" w:rsidR="00430C3B" w:rsidRPr="007204F7" w:rsidRDefault="00430C3B" w:rsidP="007204F7">
      <w:pPr>
        <w:spacing w:after="120"/>
        <w:rPr>
          <w:rFonts w:cs="Arial"/>
        </w:rPr>
      </w:pPr>
    </w:p>
    <w:p w14:paraId="747B9504" w14:textId="747D7595" w:rsidR="0007645A" w:rsidRPr="007204F7" w:rsidRDefault="0007645A" w:rsidP="009777A5">
      <w:pPr>
        <w:pStyle w:val="Sinespaciado"/>
        <w:spacing w:after="120" w:line="276" w:lineRule="auto"/>
        <w:jc w:val="both"/>
        <w:outlineLvl w:val="0"/>
        <w:rPr>
          <w:rFonts w:cs="Arial"/>
        </w:rPr>
      </w:pPr>
      <w:r w:rsidRPr="007204F7">
        <w:rPr>
          <w:rFonts w:cs="Arial"/>
        </w:rPr>
        <w:t>Ej</w:t>
      </w:r>
      <w:r w:rsidR="002A0411" w:rsidRPr="007204F7">
        <w:rPr>
          <w:rFonts w:cs="Arial"/>
        </w:rPr>
        <w:t>e</w:t>
      </w:r>
      <w:r w:rsidRPr="007204F7">
        <w:rPr>
          <w:rFonts w:cs="Arial"/>
        </w:rPr>
        <w:t>m</w:t>
      </w:r>
      <w:r w:rsidR="002A0411" w:rsidRPr="007204F7">
        <w:rPr>
          <w:rFonts w:cs="Arial"/>
        </w:rPr>
        <w:t>plo</w:t>
      </w:r>
      <w:r w:rsidRPr="007204F7">
        <w:rPr>
          <w:rFonts w:cs="Arial"/>
        </w:rPr>
        <w:t>: en el ejemplo del n° de hijos en 21 familias. El gráfico de barras sería</w:t>
      </w:r>
      <w:r w:rsidR="005412CE">
        <w:rPr>
          <w:rFonts w:cs="Arial"/>
        </w:rPr>
        <w:t>:</w:t>
      </w:r>
    </w:p>
    <w:p w14:paraId="601C568C" w14:textId="0FA4130B" w:rsidR="00B6768D" w:rsidRPr="007204F7" w:rsidRDefault="0007645A" w:rsidP="007204F7">
      <w:pPr>
        <w:pStyle w:val="Sinespaciado"/>
        <w:spacing w:after="120" w:line="276" w:lineRule="auto"/>
        <w:jc w:val="both"/>
        <w:rPr>
          <w:rFonts w:cs="Arial"/>
        </w:rPr>
      </w:pPr>
      <w:commentRangeStart w:id="109"/>
      <w:r w:rsidRPr="007204F7">
        <w:rPr>
          <w:rFonts w:cs="Arial"/>
          <w:noProof/>
          <w:lang w:val="en-US"/>
        </w:rPr>
        <w:drawing>
          <wp:anchor distT="0" distB="0" distL="114300" distR="114300" simplePos="0" relativeHeight="251658245" behindDoc="1" locked="0" layoutInCell="1" allowOverlap="1" wp14:anchorId="4DFE5192" wp14:editId="1548D1DC">
            <wp:simplePos x="0" y="0"/>
            <wp:positionH relativeFrom="margin">
              <wp:align>center</wp:align>
            </wp:positionH>
            <wp:positionV relativeFrom="paragraph">
              <wp:posOffset>52232</wp:posOffset>
            </wp:positionV>
            <wp:extent cx="3257550" cy="1638300"/>
            <wp:effectExtent l="0" t="0" r="0" b="0"/>
            <wp:wrapTight wrapText="bothSides">
              <wp:wrapPolygon edited="0">
                <wp:start x="0" y="0"/>
                <wp:lineTo x="0" y="21349"/>
                <wp:lineTo x="21474" y="21349"/>
                <wp:lineTo x="21474" y="0"/>
                <wp:lineTo x="0" y="0"/>
              </wp:wrapPolygon>
            </wp:wrapTight>
            <wp:docPr id="4101" name="Imagen 4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cstate="print">
                      <a:extLst>
                        <a:ext uri="{28A0092B-C50C-407E-A947-70E740481C1C}">
                          <a14:useLocalDpi xmlns:a14="http://schemas.microsoft.com/office/drawing/2010/main" val="0"/>
                        </a:ext>
                      </a:extLst>
                    </a:blip>
                    <a:srcRect l="32953" t="45015" r="32906" b="15106"/>
                    <a:stretch/>
                  </pic:blipFill>
                  <pic:spPr bwMode="auto">
                    <a:xfrm>
                      <a:off x="0" y="0"/>
                      <a:ext cx="3257550" cy="1638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commentRangeEnd w:id="109"/>
      <w:r w:rsidR="003F0DA1" w:rsidRPr="007204F7">
        <w:rPr>
          <w:rStyle w:val="Refdecomentario"/>
          <w:rFonts w:eastAsia="Cambria" w:cs="Arial"/>
          <w:sz w:val="20"/>
          <w:szCs w:val="20"/>
          <w:lang w:eastAsia="es-ES"/>
        </w:rPr>
        <w:commentReference w:id="109"/>
      </w:r>
    </w:p>
    <w:tbl>
      <w:tblPr>
        <w:tblStyle w:val="Tablaconcuadrcula"/>
        <w:tblW w:w="0" w:type="auto"/>
        <w:tblInd w:w="1088" w:type="dxa"/>
        <w:tblLook w:val="04A0" w:firstRow="1" w:lastRow="0" w:firstColumn="1" w:lastColumn="0" w:noHBand="0" w:noVBand="1"/>
      </w:tblPr>
      <w:tblGrid>
        <w:gridCol w:w="560"/>
        <w:gridCol w:w="560"/>
      </w:tblGrid>
      <w:tr w:rsidR="00B6768D" w:rsidRPr="007204F7" w14:paraId="436CCE29" w14:textId="77777777" w:rsidTr="003F0DA1">
        <w:trPr>
          <w:trHeight w:val="291"/>
        </w:trPr>
        <w:tc>
          <w:tcPr>
            <w:tcW w:w="560" w:type="dxa"/>
          </w:tcPr>
          <w:p w14:paraId="2F0FCE8B" w14:textId="73FCD637" w:rsidR="00B6768D" w:rsidRPr="007204F7" w:rsidRDefault="00B6768D" w:rsidP="007204F7">
            <w:pPr>
              <w:pStyle w:val="Sinespaciado"/>
              <w:spacing w:after="120" w:line="276" w:lineRule="auto"/>
              <w:jc w:val="both"/>
              <w:rPr>
                <w:rFonts w:cs="Arial"/>
              </w:rPr>
            </w:pPr>
            <w:r w:rsidRPr="007204F7">
              <w:rPr>
                <w:rFonts w:cs="Arial"/>
              </w:rPr>
              <w:t>Xi</w:t>
            </w:r>
          </w:p>
        </w:tc>
        <w:tc>
          <w:tcPr>
            <w:tcW w:w="560" w:type="dxa"/>
          </w:tcPr>
          <w:p w14:paraId="0C736EC2" w14:textId="4DE29AD5" w:rsidR="00B6768D" w:rsidRPr="007204F7" w:rsidRDefault="002A0411" w:rsidP="007204F7">
            <w:pPr>
              <w:pStyle w:val="Sinespaciado"/>
              <w:spacing w:after="120" w:line="276" w:lineRule="auto"/>
              <w:jc w:val="both"/>
              <w:rPr>
                <w:rFonts w:cs="Arial"/>
              </w:rPr>
            </w:pPr>
            <w:r w:rsidRPr="007204F7">
              <w:rPr>
                <w:rFonts w:cs="Arial"/>
              </w:rPr>
              <w:t>fi</w:t>
            </w:r>
          </w:p>
        </w:tc>
      </w:tr>
      <w:tr w:rsidR="00B6768D" w:rsidRPr="007204F7" w14:paraId="15AFA8A4" w14:textId="77777777" w:rsidTr="003F0DA1">
        <w:trPr>
          <w:trHeight w:val="291"/>
        </w:trPr>
        <w:tc>
          <w:tcPr>
            <w:tcW w:w="560" w:type="dxa"/>
          </w:tcPr>
          <w:p w14:paraId="402DD1E3" w14:textId="095AB666" w:rsidR="00B6768D" w:rsidRPr="007204F7" w:rsidRDefault="002A0411" w:rsidP="007204F7">
            <w:pPr>
              <w:pStyle w:val="Sinespaciado"/>
              <w:spacing w:after="120" w:line="276" w:lineRule="auto"/>
              <w:jc w:val="both"/>
              <w:rPr>
                <w:rFonts w:cs="Arial"/>
              </w:rPr>
            </w:pPr>
            <w:r w:rsidRPr="007204F7">
              <w:rPr>
                <w:rFonts w:cs="Arial"/>
              </w:rPr>
              <w:t>0</w:t>
            </w:r>
          </w:p>
        </w:tc>
        <w:tc>
          <w:tcPr>
            <w:tcW w:w="560" w:type="dxa"/>
          </w:tcPr>
          <w:p w14:paraId="38D9C6E2" w14:textId="7CC3C870" w:rsidR="00B6768D" w:rsidRPr="007204F7" w:rsidRDefault="002A0411" w:rsidP="007204F7">
            <w:pPr>
              <w:pStyle w:val="Sinespaciado"/>
              <w:spacing w:after="120" w:line="276" w:lineRule="auto"/>
              <w:jc w:val="both"/>
              <w:rPr>
                <w:rFonts w:cs="Arial"/>
              </w:rPr>
            </w:pPr>
            <w:r w:rsidRPr="007204F7">
              <w:rPr>
                <w:rFonts w:cs="Arial"/>
              </w:rPr>
              <w:t>2</w:t>
            </w:r>
          </w:p>
        </w:tc>
      </w:tr>
      <w:tr w:rsidR="00B6768D" w:rsidRPr="007204F7" w14:paraId="049E089C" w14:textId="77777777" w:rsidTr="003F0DA1">
        <w:trPr>
          <w:trHeight w:val="275"/>
        </w:trPr>
        <w:tc>
          <w:tcPr>
            <w:tcW w:w="560" w:type="dxa"/>
          </w:tcPr>
          <w:p w14:paraId="0EE55B92" w14:textId="7814126F" w:rsidR="00B6768D" w:rsidRPr="007204F7" w:rsidRDefault="002A0411" w:rsidP="007204F7">
            <w:pPr>
              <w:pStyle w:val="Sinespaciado"/>
              <w:spacing w:after="120" w:line="276" w:lineRule="auto"/>
              <w:jc w:val="both"/>
              <w:rPr>
                <w:rFonts w:cs="Arial"/>
              </w:rPr>
            </w:pPr>
            <w:r w:rsidRPr="007204F7">
              <w:rPr>
                <w:rFonts w:cs="Arial"/>
              </w:rPr>
              <w:t>1</w:t>
            </w:r>
          </w:p>
        </w:tc>
        <w:tc>
          <w:tcPr>
            <w:tcW w:w="560" w:type="dxa"/>
          </w:tcPr>
          <w:p w14:paraId="0FF6A82A" w14:textId="639596B7" w:rsidR="00B6768D" w:rsidRPr="007204F7" w:rsidRDefault="002A0411" w:rsidP="007204F7">
            <w:pPr>
              <w:pStyle w:val="Sinespaciado"/>
              <w:spacing w:after="120" w:line="276" w:lineRule="auto"/>
              <w:jc w:val="both"/>
              <w:rPr>
                <w:rFonts w:cs="Arial"/>
              </w:rPr>
            </w:pPr>
            <w:r w:rsidRPr="007204F7">
              <w:rPr>
                <w:rFonts w:cs="Arial"/>
              </w:rPr>
              <w:t>4</w:t>
            </w:r>
          </w:p>
        </w:tc>
      </w:tr>
      <w:tr w:rsidR="00B6768D" w:rsidRPr="007204F7" w14:paraId="11EE1258" w14:textId="77777777" w:rsidTr="003F0DA1">
        <w:trPr>
          <w:trHeight w:val="291"/>
        </w:trPr>
        <w:tc>
          <w:tcPr>
            <w:tcW w:w="560" w:type="dxa"/>
          </w:tcPr>
          <w:p w14:paraId="3DBD08BC" w14:textId="3D37EA19" w:rsidR="00B6768D" w:rsidRPr="007204F7" w:rsidRDefault="002A0411" w:rsidP="007204F7">
            <w:pPr>
              <w:pStyle w:val="Sinespaciado"/>
              <w:spacing w:after="120" w:line="276" w:lineRule="auto"/>
              <w:jc w:val="both"/>
              <w:rPr>
                <w:rFonts w:cs="Arial"/>
              </w:rPr>
            </w:pPr>
            <w:r w:rsidRPr="007204F7">
              <w:rPr>
                <w:rFonts w:cs="Arial"/>
              </w:rPr>
              <w:t>2</w:t>
            </w:r>
          </w:p>
        </w:tc>
        <w:tc>
          <w:tcPr>
            <w:tcW w:w="560" w:type="dxa"/>
          </w:tcPr>
          <w:p w14:paraId="1804F9C1" w14:textId="1DA87B79" w:rsidR="00B6768D" w:rsidRPr="007204F7" w:rsidRDefault="002A0411" w:rsidP="007204F7">
            <w:pPr>
              <w:pStyle w:val="Sinespaciado"/>
              <w:spacing w:after="120" w:line="276" w:lineRule="auto"/>
              <w:jc w:val="both"/>
              <w:rPr>
                <w:rFonts w:cs="Arial"/>
              </w:rPr>
            </w:pPr>
            <w:r w:rsidRPr="007204F7">
              <w:rPr>
                <w:rFonts w:cs="Arial"/>
              </w:rPr>
              <w:t>7</w:t>
            </w:r>
          </w:p>
        </w:tc>
      </w:tr>
      <w:tr w:rsidR="00B6768D" w:rsidRPr="007204F7" w14:paraId="596D348A" w14:textId="77777777" w:rsidTr="003F0DA1">
        <w:trPr>
          <w:trHeight w:val="291"/>
        </w:trPr>
        <w:tc>
          <w:tcPr>
            <w:tcW w:w="560" w:type="dxa"/>
          </w:tcPr>
          <w:p w14:paraId="75427A67" w14:textId="251CA7A9" w:rsidR="00B6768D" w:rsidRPr="007204F7" w:rsidRDefault="002A0411" w:rsidP="007204F7">
            <w:pPr>
              <w:pStyle w:val="Sinespaciado"/>
              <w:spacing w:after="120" w:line="276" w:lineRule="auto"/>
              <w:jc w:val="both"/>
              <w:rPr>
                <w:rFonts w:cs="Arial"/>
              </w:rPr>
            </w:pPr>
            <w:r w:rsidRPr="007204F7">
              <w:rPr>
                <w:rFonts w:cs="Arial"/>
              </w:rPr>
              <w:t>3</w:t>
            </w:r>
          </w:p>
        </w:tc>
        <w:tc>
          <w:tcPr>
            <w:tcW w:w="560" w:type="dxa"/>
          </w:tcPr>
          <w:p w14:paraId="125EC9B7" w14:textId="74A5F4AD" w:rsidR="00B6768D" w:rsidRPr="007204F7" w:rsidRDefault="002A0411" w:rsidP="007204F7">
            <w:pPr>
              <w:pStyle w:val="Sinespaciado"/>
              <w:spacing w:after="120" w:line="276" w:lineRule="auto"/>
              <w:jc w:val="both"/>
              <w:rPr>
                <w:rFonts w:cs="Arial"/>
              </w:rPr>
            </w:pPr>
            <w:r w:rsidRPr="007204F7">
              <w:rPr>
                <w:rFonts w:cs="Arial"/>
              </w:rPr>
              <w:t>6</w:t>
            </w:r>
          </w:p>
        </w:tc>
      </w:tr>
      <w:tr w:rsidR="00B6768D" w:rsidRPr="007204F7" w14:paraId="7A1E868F" w14:textId="77777777" w:rsidTr="003F0DA1">
        <w:trPr>
          <w:trHeight w:val="291"/>
        </w:trPr>
        <w:tc>
          <w:tcPr>
            <w:tcW w:w="560" w:type="dxa"/>
          </w:tcPr>
          <w:p w14:paraId="4D8581C7" w14:textId="5758CB6B" w:rsidR="00B6768D" w:rsidRPr="007204F7" w:rsidRDefault="002A0411" w:rsidP="007204F7">
            <w:pPr>
              <w:pStyle w:val="Sinespaciado"/>
              <w:spacing w:after="120" w:line="276" w:lineRule="auto"/>
              <w:jc w:val="both"/>
              <w:rPr>
                <w:rFonts w:cs="Arial"/>
              </w:rPr>
            </w:pPr>
            <w:r w:rsidRPr="007204F7">
              <w:rPr>
                <w:rFonts w:cs="Arial"/>
              </w:rPr>
              <w:t>4</w:t>
            </w:r>
          </w:p>
        </w:tc>
        <w:tc>
          <w:tcPr>
            <w:tcW w:w="560" w:type="dxa"/>
          </w:tcPr>
          <w:p w14:paraId="15D07B7F" w14:textId="7E2BE2BA" w:rsidR="00B6768D" w:rsidRPr="007204F7" w:rsidRDefault="002A0411" w:rsidP="007204F7">
            <w:pPr>
              <w:pStyle w:val="Sinespaciado"/>
              <w:spacing w:after="120" w:line="276" w:lineRule="auto"/>
              <w:jc w:val="both"/>
              <w:rPr>
                <w:rFonts w:cs="Arial"/>
              </w:rPr>
            </w:pPr>
            <w:r w:rsidRPr="007204F7">
              <w:rPr>
                <w:rFonts w:cs="Arial"/>
              </w:rPr>
              <w:t>2</w:t>
            </w:r>
          </w:p>
        </w:tc>
      </w:tr>
      <w:tr w:rsidR="002A0411" w:rsidRPr="007204F7" w14:paraId="51E1838D" w14:textId="77777777" w:rsidTr="003F0DA1">
        <w:trPr>
          <w:trHeight w:val="291"/>
        </w:trPr>
        <w:tc>
          <w:tcPr>
            <w:tcW w:w="560" w:type="dxa"/>
          </w:tcPr>
          <w:p w14:paraId="4952C219" w14:textId="77777777" w:rsidR="002A0411" w:rsidRPr="007204F7" w:rsidRDefault="002A0411" w:rsidP="007204F7">
            <w:pPr>
              <w:pStyle w:val="Sinespaciado"/>
              <w:spacing w:after="120" w:line="276" w:lineRule="auto"/>
              <w:jc w:val="both"/>
              <w:rPr>
                <w:rFonts w:cs="Arial"/>
              </w:rPr>
            </w:pPr>
          </w:p>
        </w:tc>
        <w:tc>
          <w:tcPr>
            <w:tcW w:w="560" w:type="dxa"/>
          </w:tcPr>
          <w:p w14:paraId="06ED1F96" w14:textId="057BEC7B" w:rsidR="002A0411" w:rsidRPr="007204F7" w:rsidRDefault="002A0411" w:rsidP="007204F7">
            <w:pPr>
              <w:pStyle w:val="Sinespaciado"/>
              <w:spacing w:after="120" w:line="276" w:lineRule="auto"/>
              <w:jc w:val="both"/>
              <w:rPr>
                <w:rFonts w:cs="Arial"/>
              </w:rPr>
            </w:pPr>
            <w:r w:rsidRPr="007204F7">
              <w:rPr>
                <w:rFonts w:cs="Arial"/>
              </w:rPr>
              <w:t>21</w:t>
            </w:r>
          </w:p>
        </w:tc>
      </w:tr>
    </w:tbl>
    <w:p w14:paraId="1413DB08" w14:textId="58C6802C" w:rsidR="0007645A" w:rsidRPr="007204F7" w:rsidRDefault="0007645A" w:rsidP="007204F7">
      <w:pPr>
        <w:spacing w:after="120"/>
        <w:rPr>
          <w:rFonts w:cs="Arial"/>
        </w:rPr>
      </w:pPr>
    </w:p>
    <w:p w14:paraId="522FEFA6" w14:textId="1409A114" w:rsidR="0007645A" w:rsidRPr="007204F7" w:rsidRDefault="0007645A" w:rsidP="007204F7">
      <w:pPr>
        <w:spacing w:after="120"/>
        <w:rPr>
          <w:rFonts w:cs="Arial"/>
        </w:rPr>
      </w:pPr>
    </w:p>
    <w:p w14:paraId="507533B6" w14:textId="1A693079" w:rsidR="0007645A" w:rsidRPr="005412CE" w:rsidRDefault="001C7427" w:rsidP="005412CE">
      <w:pPr>
        <w:spacing w:after="120"/>
        <w:rPr>
          <w:rFonts w:cs="Arial"/>
          <w:b/>
        </w:rPr>
      </w:pPr>
      <w:r w:rsidRPr="005412CE">
        <w:rPr>
          <w:rFonts w:cs="Arial"/>
          <w:b/>
        </w:rPr>
        <w:t>Histograma y polígono de frecuencias</w:t>
      </w:r>
    </w:p>
    <w:p w14:paraId="1C199D7C" w14:textId="7256B25E" w:rsidR="001C7427" w:rsidRPr="007204F7" w:rsidRDefault="00237D7D" w:rsidP="007204F7">
      <w:pPr>
        <w:pStyle w:val="Sinespaciado"/>
        <w:spacing w:after="120" w:line="276" w:lineRule="auto"/>
        <w:jc w:val="both"/>
        <w:rPr>
          <w:rFonts w:cs="Arial"/>
        </w:rPr>
      </w:pPr>
      <w:commentRangeStart w:id="110"/>
      <w:r w:rsidRPr="007204F7">
        <w:rPr>
          <w:rFonts w:cs="Arial"/>
          <w:noProof/>
          <w:lang w:val="en-US"/>
        </w:rPr>
        <w:drawing>
          <wp:anchor distT="0" distB="0" distL="114300" distR="114300" simplePos="0" relativeHeight="251658246" behindDoc="0" locked="0" layoutInCell="1" allowOverlap="1" wp14:anchorId="4344D247" wp14:editId="48B4B7A0">
            <wp:simplePos x="0" y="0"/>
            <wp:positionH relativeFrom="margin">
              <wp:align>left</wp:align>
            </wp:positionH>
            <wp:positionV relativeFrom="paragraph">
              <wp:posOffset>11828</wp:posOffset>
            </wp:positionV>
            <wp:extent cx="1803400" cy="1125855"/>
            <wp:effectExtent l="0" t="0" r="6350" b="0"/>
            <wp:wrapSquare wrapText="bothSides"/>
            <wp:docPr id="4097" name="Imagen 409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7" name="Imagen 4097" descr="Gráfico, Histograma&#10;&#10;Descripción generada automáticamente"/>
                    <pic:cNvPicPr/>
                  </pic:nvPicPr>
                  <pic:blipFill rotWithShape="1">
                    <a:blip r:embed="rId47" cstate="print">
                      <a:extLst>
                        <a:ext uri="{28A0092B-C50C-407E-A947-70E740481C1C}">
                          <a14:useLocalDpi xmlns:a14="http://schemas.microsoft.com/office/drawing/2010/main" val="0"/>
                        </a:ext>
                      </a:extLst>
                    </a:blip>
                    <a:srcRect l="17495" t="24168" r="23223" b="9970"/>
                    <a:stretch/>
                  </pic:blipFill>
                  <pic:spPr bwMode="auto">
                    <a:xfrm>
                      <a:off x="0" y="0"/>
                      <a:ext cx="1822034" cy="113803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commentRangeEnd w:id="110"/>
      <w:r w:rsidR="008C2C0D" w:rsidRPr="007204F7">
        <w:rPr>
          <w:rStyle w:val="Refdecomentario"/>
          <w:rFonts w:eastAsia="Cambria" w:cs="Arial"/>
          <w:sz w:val="20"/>
          <w:szCs w:val="20"/>
          <w:lang w:eastAsia="es-ES"/>
        </w:rPr>
        <w:commentReference w:id="110"/>
      </w:r>
      <w:r w:rsidR="001C7427" w:rsidRPr="007204F7">
        <w:rPr>
          <w:rFonts w:cs="Arial"/>
        </w:rPr>
        <w:t>El histograma se construye sobre el sistema de coordenadas cartesianas. Se utiliza cuando la variable en estudio es continua o esta agrupada en una tabla de frecuencia con intervalos en cada categoría.</w:t>
      </w:r>
    </w:p>
    <w:p w14:paraId="1DBB6694" w14:textId="2D52FA31" w:rsidR="001C7427" w:rsidRPr="007204F7" w:rsidRDefault="001C7427" w:rsidP="007204F7">
      <w:pPr>
        <w:pStyle w:val="Sinespaciado"/>
        <w:spacing w:after="120" w:line="276" w:lineRule="auto"/>
        <w:jc w:val="both"/>
        <w:rPr>
          <w:rFonts w:cs="Arial"/>
        </w:rPr>
      </w:pPr>
      <w:r w:rsidRPr="007204F7">
        <w:rPr>
          <w:rFonts w:cs="Arial"/>
        </w:rPr>
        <w:t>En el eje X se identifica la variable en estudio y en el eje Y s</w:t>
      </w:r>
      <w:ins w:id="111" w:author="JHON JAIRO RODRIGUEZ PEREZ" w:date="2022-06-10T23:19:00Z">
        <w:r w:rsidR="008064D8">
          <w:rPr>
            <w:rFonts w:cs="Arial"/>
          </w:rPr>
          <w:t>e</w:t>
        </w:r>
      </w:ins>
      <w:del w:id="112" w:author="JHON JAIRO RODRIGUEZ PEREZ" w:date="2022-06-10T23:19:00Z">
        <w:r w:rsidRPr="007204F7" w:rsidDel="008064D8">
          <w:rPr>
            <w:rFonts w:cs="Arial"/>
          </w:rPr>
          <w:delText>é</w:delText>
        </w:r>
      </w:del>
      <w:r w:rsidRPr="007204F7">
        <w:rPr>
          <w:rFonts w:cs="Arial"/>
        </w:rPr>
        <w:t xml:space="preserve"> gráfica la frecuencia absoluta o la frecuencia relativa. Consiste en una serie de rectángulos en donde su altura depende del valor de cada frecuencia.</w:t>
      </w:r>
    </w:p>
    <w:p w14:paraId="755BB85C" w14:textId="77777777" w:rsidR="001C7427" w:rsidRPr="007204F7" w:rsidRDefault="001C7427" w:rsidP="007204F7">
      <w:pPr>
        <w:pStyle w:val="Sinespaciado"/>
        <w:spacing w:after="120" w:line="276" w:lineRule="auto"/>
        <w:jc w:val="both"/>
        <w:rPr>
          <w:rFonts w:cs="Arial"/>
        </w:rPr>
      </w:pPr>
      <w:r w:rsidRPr="007204F7">
        <w:rPr>
          <w:rFonts w:cs="Arial"/>
        </w:rPr>
        <w:t>Cada categoría de la variable se representa por una barra. El ancho de cada barra depende de la amplitud del intervalo.</w:t>
      </w:r>
    </w:p>
    <w:p w14:paraId="46472B98" w14:textId="2EC63E5D" w:rsidR="00AA5071" w:rsidRPr="007204F7" w:rsidRDefault="00AA5071" w:rsidP="007204F7">
      <w:pPr>
        <w:pStyle w:val="Sinespaciado"/>
        <w:spacing w:after="120" w:line="276" w:lineRule="auto"/>
        <w:jc w:val="both"/>
        <w:rPr>
          <w:rFonts w:cs="Arial"/>
        </w:rPr>
      </w:pPr>
      <w:r w:rsidRPr="007204F7">
        <w:rPr>
          <w:rFonts w:cs="Arial"/>
        </w:rPr>
        <w:t xml:space="preserve">Los polígonos de frecuencia hacen </w:t>
      </w:r>
      <w:r w:rsidR="00621661" w:rsidRPr="007204F7">
        <w:rPr>
          <w:rFonts w:cs="Arial"/>
        </w:rPr>
        <w:t>referencia a</w:t>
      </w:r>
      <w:r w:rsidRPr="007204F7">
        <w:rPr>
          <w:rFonts w:cs="Arial"/>
        </w:rPr>
        <w:t>:</w:t>
      </w:r>
    </w:p>
    <w:p w14:paraId="5076A147" w14:textId="77777777" w:rsidR="0015125C" w:rsidRPr="007204F7" w:rsidRDefault="0015125C" w:rsidP="007204F7">
      <w:pPr>
        <w:pStyle w:val="Sinespaciado"/>
        <w:spacing w:after="120" w:line="276" w:lineRule="auto"/>
        <w:jc w:val="both"/>
        <w:rPr>
          <w:rFonts w:cs="Arial"/>
        </w:rPr>
      </w:pPr>
    </w:p>
    <w:p w14:paraId="5164FD34" w14:textId="19D1F32A" w:rsidR="0015125C" w:rsidRPr="007204F7" w:rsidRDefault="00DD6897" w:rsidP="007204F7">
      <w:pPr>
        <w:pStyle w:val="Sinespaciado"/>
        <w:spacing w:after="120" w:line="276" w:lineRule="auto"/>
        <w:jc w:val="center"/>
        <w:rPr>
          <w:rFonts w:cs="Arial"/>
        </w:rPr>
      </w:pPr>
      <w:commentRangeStart w:id="113"/>
      <w:r w:rsidRPr="007204F7">
        <w:rPr>
          <w:rFonts w:cs="Arial"/>
          <w:noProof/>
          <w:lang w:val="en-US"/>
        </w:rPr>
        <w:drawing>
          <wp:inline distT="0" distB="0" distL="0" distR="0" wp14:anchorId="6119E83D" wp14:editId="6C218874">
            <wp:extent cx="5276605" cy="851278"/>
            <wp:effectExtent l="0" t="0" r="6985" b="1270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338450" cy="861255"/>
                    </a:xfrm>
                    <a:prstGeom prst="rect">
                      <a:avLst/>
                    </a:prstGeom>
                    <a:noFill/>
                  </pic:spPr>
                </pic:pic>
              </a:graphicData>
            </a:graphic>
          </wp:inline>
        </w:drawing>
      </w:r>
      <w:commentRangeEnd w:id="113"/>
      <w:r w:rsidRPr="007204F7">
        <w:rPr>
          <w:rStyle w:val="Refdecomentario"/>
          <w:rFonts w:eastAsia="Segoe UI" w:cs="Arial"/>
          <w:sz w:val="20"/>
          <w:szCs w:val="20"/>
          <w:lang w:eastAsia="es-ES"/>
        </w:rPr>
        <w:commentReference w:id="113"/>
      </w:r>
    </w:p>
    <w:p w14:paraId="3C23647F" w14:textId="0DB12C5E" w:rsidR="00C2036A" w:rsidRPr="007204F7" w:rsidRDefault="00C2036A" w:rsidP="007204F7">
      <w:pPr>
        <w:spacing w:after="120"/>
        <w:rPr>
          <w:rFonts w:cs="Arial"/>
        </w:rPr>
      </w:pPr>
    </w:p>
    <w:p w14:paraId="18851577" w14:textId="68A164BA" w:rsidR="001C7427" w:rsidRPr="005412CE" w:rsidRDefault="006A7800" w:rsidP="005412CE">
      <w:pPr>
        <w:spacing w:after="120"/>
        <w:rPr>
          <w:rFonts w:cs="Arial"/>
          <w:b/>
        </w:rPr>
      </w:pPr>
      <w:commentRangeStart w:id="114"/>
      <w:commentRangeEnd w:id="114"/>
      <w:r w:rsidRPr="007204F7">
        <w:commentReference w:id="114"/>
      </w:r>
      <w:r w:rsidR="001C7427" w:rsidRPr="005412CE">
        <w:rPr>
          <w:rFonts w:cs="Arial"/>
          <w:b/>
        </w:rPr>
        <w:t>Gráfico circular</w:t>
      </w:r>
    </w:p>
    <w:p w14:paraId="6677C7D3" w14:textId="27B290C8" w:rsidR="00304009" w:rsidRPr="007204F7" w:rsidRDefault="00304009" w:rsidP="007204F7">
      <w:pPr>
        <w:pStyle w:val="Sinespaciado"/>
        <w:spacing w:after="120" w:line="276" w:lineRule="auto"/>
        <w:jc w:val="both"/>
        <w:rPr>
          <w:rFonts w:cs="Arial"/>
        </w:rPr>
      </w:pPr>
      <w:r w:rsidRPr="007204F7">
        <w:rPr>
          <w:rFonts w:cs="Arial"/>
          <w:noProof/>
          <w:lang w:val="en-US"/>
        </w:rPr>
        <w:drawing>
          <wp:anchor distT="0" distB="0" distL="114300" distR="114300" simplePos="0" relativeHeight="251658248" behindDoc="0" locked="0" layoutInCell="1" allowOverlap="1" wp14:anchorId="13B7DF24" wp14:editId="72072596">
            <wp:simplePos x="0" y="0"/>
            <wp:positionH relativeFrom="column">
              <wp:posOffset>133985</wp:posOffset>
            </wp:positionH>
            <wp:positionV relativeFrom="paragraph">
              <wp:posOffset>17780</wp:posOffset>
            </wp:positionV>
            <wp:extent cx="1145540" cy="1094740"/>
            <wp:effectExtent l="0" t="0" r="0" b="0"/>
            <wp:wrapSquare wrapText="bothSides"/>
            <wp:docPr id="43" name="Imagen 43" descr="Diseño de plantilla de diagramas de negocios vector gratui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seño de plantilla de diagramas de negocios vector gratuito"/>
                    <pic:cNvPicPr>
                      <a:picLocks noChangeAspect="1" noChangeArrowheads="1"/>
                    </pic:cNvPicPr>
                  </pic:nvPicPr>
                  <pic:blipFill rotWithShape="1">
                    <a:blip r:embed="rId45">
                      <a:extLst>
                        <a:ext uri="{28A0092B-C50C-407E-A947-70E740481C1C}">
                          <a14:useLocalDpi xmlns:a14="http://schemas.microsoft.com/office/drawing/2010/main" val="0"/>
                        </a:ext>
                      </a:extLst>
                    </a:blip>
                    <a:srcRect l="22992" t="11690" r="53221" b="67789"/>
                    <a:stretch/>
                  </pic:blipFill>
                  <pic:spPr bwMode="auto">
                    <a:xfrm>
                      <a:off x="0" y="0"/>
                      <a:ext cx="1145540" cy="10947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C1418" w:rsidRPr="007204F7">
        <w:rPr>
          <w:rFonts w:cs="Arial"/>
        </w:rPr>
        <w:t xml:space="preserve">Son otra manera de </w:t>
      </w:r>
      <w:r w:rsidR="001C7427" w:rsidRPr="007204F7">
        <w:rPr>
          <w:rFonts w:cs="Arial"/>
        </w:rPr>
        <w:t>representar los datos, especial</w:t>
      </w:r>
      <w:r w:rsidR="001C1418" w:rsidRPr="007204F7">
        <w:rPr>
          <w:rFonts w:cs="Arial"/>
        </w:rPr>
        <w:t>mente</w:t>
      </w:r>
      <w:r w:rsidR="001C7427" w:rsidRPr="007204F7">
        <w:rPr>
          <w:rFonts w:cs="Arial"/>
        </w:rPr>
        <w:t xml:space="preserve"> cuando se trata de cualidades. E</w:t>
      </w:r>
      <w:r w:rsidR="001C1418" w:rsidRPr="007204F7">
        <w:rPr>
          <w:rFonts w:cs="Arial"/>
        </w:rPr>
        <w:t>s</w:t>
      </w:r>
      <w:r w:rsidR="001C7427" w:rsidRPr="007204F7">
        <w:rPr>
          <w:rFonts w:cs="Arial"/>
        </w:rPr>
        <w:t xml:space="preserve"> un gráfico</w:t>
      </w:r>
      <w:r w:rsidRPr="007204F7">
        <w:rPr>
          <w:rFonts w:cs="Arial"/>
        </w:rPr>
        <w:t xml:space="preserve"> dibujado dentro de un círculo.</w:t>
      </w:r>
    </w:p>
    <w:p w14:paraId="663F04CB" w14:textId="4055F991" w:rsidR="001C7427" w:rsidRPr="007204F7" w:rsidRDefault="001C1418" w:rsidP="007204F7">
      <w:pPr>
        <w:pStyle w:val="Sinespaciado"/>
        <w:spacing w:after="120" w:line="276" w:lineRule="auto"/>
        <w:jc w:val="both"/>
        <w:rPr>
          <w:rFonts w:cs="Arial"/>
        </w:rPr>
      </w:pPr>
      <w:r w:rsidRPr="007204F7">
        <w:rPr>
          <w:rFonts w:cs="Arial"/>
        </w:rPr>
        <w:t xml:space="preserve">La forma de realizarlo es primeramente </w:t>
      </w:r>
      <w:r w:rsidR="001C7427" w:rsidRPr="007204F7">
        <w:rPr>
          <w:rFonts w:cs="Arial"/>
        </w:rPr>
        <w:t xml:space="preserve">calcular el porcentaje de cada </w:t>
      </w:r>
      <w:r w:rsidRPr="007204F7">
        <w:rPr>
          <w:rFonts w:cs="Arial"/>
        </w:rPr>
        <w:t xml:space="preserve">una de las </w:t>
      </w:r>
      <w:r w:rsidR="001C7427" w:rsidRPr="007204F7">
        <w:rPr>
          <w:rFonts w:cs="Arial"/>
        </w:rPr>
        <w:t>categor</w:t>
      </w:r>
      <w:r w:rsidRPr="007204F7">
        <w:rPr>
          <w:rFonts w:cs="Arial"/>
        </w:rPr>
        <w:t>ías</w:t>
      </w:r>
      <w:r w:rsidR="001C7427" w:rsidRPr="007204F7">
        <w:rPr>
          <w:rFonts w:cs="Arial"/>
        </w:rPr>
        <w:t xml:space="preserve"> respecto del total y </w:t>
      </w:r>
      <w:r w:rsidRPr="007204F7">
        <w:rPr>
          <w:rFonts w:cs="Arial"/>
        </w:rPr>
        <w:t>posterior</w:t>
      </w:r>
      <w:ins w:id="115" w:author="JHON JAIRO RODRIGUEZ PEREZ" w:date="2022-06-10T23:20:00Z">
        <w:r w:rsidR="008064D8">
          <w:rPr>
            <w:rFonts w:cs="Arial"/>
          </w:rPr>
          <w:t>mente</w:t>
        </w:r>
      </w:ins>
      <w:r w:rsidR="001C7427" w:rsidRPr="007204F7">
        <w:rPr>
          <w:rFonts w:cs="Arial"/>
        </w:rPr>
        <w:t xml:space="preserve"> </w:t>
      </w:r>
      <w:r w:rsidRPr="007204F7">
        <w:rPr>
          <w:rFonts w:cs="Arial"/>
        </w:rPr>
        <w:t>dividir en forma proporcional dichos</w:t>
      </w:r>
      <w:r w:rsidR="001C7427" w:rsidRPr="007204F7">
        <w:rPr>
          <w:rFonts w:cs="Arial"/>
        </w:rPr>
        <w:t xml:space="preserve"> porcentajes en </w:t>
      </w:r>
      <w:r w:rsidRPr="007204F7">
        <w:rPr>
          <w:rFonts w:cs="Arial"/>
        </w:rPr>
        <w:t>todo</w:t>
      </w:r>
      <w:r w:rsidR="001C7427" w:rsidRPr="007204F7">
        <w:rPr>
          <w:rFonts w:cs="Arial"/>
        </w:rPr>
        <w:t xml:space="preserve"> </w:t>
      </w:r>
      <w:r w:rsidRPr="007204F7">
        <w:rPr>
          <w:rFonts w:cs="Arial"/>
        </w:rPr>
        <w:t>e</w:t>
      </w:r>
      <w:r w:rsidR="001C7427" w:rsidRPr="007204F7">
        <w:rPr>
          <w:rFonts w:cs="Arial"/>
        </w:rPr>
        <w:t>l círculo.</w:t>
      </w:r>
    </w:p>
    <w:p w14:paraId="05558FC1" w14:textId="63101851" w:rsidR="00621661" w:rsidRPr="007204F7" w:rsidRDefault="00621661" w:rsidP="007204F7">
      <w:pPr>
        <w:spacing w:after="120"/>
        <w:rPr>
          <w:rFonts w:cs="Arial"/>
        </w:rPr>
      </w:pPr>
    </w:p>
    <w:p w14:paraId="68F1EF2A" w14:textId="6D3C6065" w:rsidR="00861B5D" w:rsidRPr="007204F7" w:rsidRDefault="00861B5D" w:rsidP="007204F7">
      <w:pPr>
        <w:spacing w:after="120"/>
        <w:ind w:left="360"/>
        <w:rPr>
          <w:rFonts w:cs="Arial"/>
          <w:b/>
        </w:rPr>
      </w:pPr>
      <w:commentRangeStart w:id="116"/>
      <w:commentRangeEnd w:id="116"/>
      <w:r w:rsidRPr="007204F7">
        <w:rPr>
          <w:rStyle w:val="Refdecomentario"/>
          <w:rFonts w:cs="Arial"/>
          <w:sz w:val="20"/>
          <w:szCs w:val="20"/>
        </w:rPr>
        <w:commentReference w:id="116"/>
      </w:r>
    </w:p>
    <w:p w14:paraId="55D14F5E" w14:textId="7DA8A2BC" w:rsidR="001C7427" w:rsidRPr="005412CE" w:rsidRDefault="001C7427" w:rsidP="005412CE">
      <w:pPr>
        <w:spacing w:after="120"/>
        <w:rPr>
          <w:rFonts w:cs="Arial"/>
          <w:b/>
        </w:rPr>
      </w:pPr>
      <w:r w:rsidRPr="005412CE">
        <w:rPr>
          <w:rFonts w:cs="Arial"/>
          <w:b/>
        </w:rPr>
        <w:t>Barras subliminales</w:t>
      </w:r>
    </w:p>
    <w:p w14:paraId="262465C0" w14:textId="4978108A" w:rsidR="00861B5D" w:rsidRPr="007204F7" w:rsidRDefault="004A1633" w:rsidP="007204F7">
      <w:pPr>
        <w:pStyle w:val="Prrafodelista"/>
        <w:spacing w:after="120"/>
        <w:contextualSpacing w:val="0"/>
        <w:rPr>
          <w:rFonts w:cs="Arial"/>
          <w:b/>
        </w:rPr>
      </w:pPr>
      <w:r w:rsidRPr="007204F7">
        <w:rPr>
          <w:rFonts w:cs="Arial"/>
          <w:noProof/>
          <w:lang w:val="en-US" w:eastAsia="en-US"/>
        </w:rPr>
        <w:drawing>
          <wp:anchor distT="0" distB="0" distL="114300" distR="114300" simplePos="0" relativeHeight="251658247" behindDoc="0" locked="0" layoutInCell="1" allowOverlap="1" wp14:anchorId="4CC63CB8" wp14:editId="4CC76907">
            <wp:simplePos x="0" y="0"/>
            <wp:positionH relativeFrom="margin">
              <wp:posOffset>137795</wp:posOffset>
            </wp:positionH>
            <wp:positionV relativeFrom="paragraph">
              <wp:posOffset>111760</wp:posOffset>
            </wp:positionV>
            <wp:extent cx="1851025" cy="1334770"/>
            <wp:effectExtent l="0" t="0" r="0" b="0"/>
            <wp:wrapSquare wrapText="bothSides"/>
            <wp:docPr id="42" name="Imagen 42" descr="Set de elementos de infografía vector gratui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t de elementos de infografía vector gratuito"/>
                    <pic:cNvPicPr>
                      <a:picLocks noChangeAspect="1" noChangeArrowheads="1"/>
                    </pic:cNvPicPr>
                  </pic:nvPicPr>
                  <pic:blipFill rotWithShape="1">
                    <a:blip r:embed="rId49">
                      <a:extLst>
                        <a:ext uri="{28A0092B-C50C-407E-A947-70E740481C1C}">
                          <a14:useLocalDpi xmlns:a14="http://schemas.microsoft.com/office/drawing/2010/main" val="0"/>
                        </a:ext>
                      </a:extLst>
                    </a:blip>
                    <a:srcRect l="3210" t="50627" r="41656" b="9612"/>
                    <a:stretch/>
                  </pic:blipFill>
                  <pic:spPr bwMode="auto">
                    <a:xfrm>
                      <a:off x="0" y="0"/>
                      <a:ext cx="1851025" cy="1334770"/>
                    </a:xfrm>
                    <a:prstGeom prst="rect">
                      <a:avLst/>
                    </a:prstGeom>
                    <a:noFill/>
                    <a:ln>
                      <a:noFill/>
                    </a:ln>
                    <a:extLst>
                      <a:ext uri="{53640926-AAD7-44D8-BBD7-CCE9431645EC}">
                        <a14:shadowObscured xmlns:a14="http://schemas.microsoft.com/office/drawing/2010/main"/>
                      </a:ext>
                    </a:extLst>
                  </pic:spPr>
                </pic:pic>
              </a:graphicData>
            </a:graphic>
          </wp:anchor>
        </w:drawing>
      </w:r>
    </w:p>
    <w:p w14:paraId="780B3058" w14:textId="15D49A75" w:rsidR="00393F39" w:rsidRPr="007204F7" w:rsidRDefault="001C1418" w:rsidP="005412CE">
      <w:pPr>
        <w:spacing w:after="120"/>
        <w:outlineLvl w:val="0"/>
        <w:rPr>
          <w:rFonts w:cs="Arial"/>
        </w:rPr>
      </w:pPr>
      <w:r w:rsidRPr="007204F7">
        <w:rPr>
          <w:rFonts w:cs="Arial"/>
        </w:rPr>
        <w:t>Este tipo de gráfico es muy aplicable cuando se desea</w:t>
      </w:r>
      <w:r w:rsidR="00D6528F" w:rsidRPr="007204F7">
        <w:rPr>
          <w:rFonts w:cs="Arial"/>
        </w:rPr>
        <w:t>n</w:t>
      </w:r>
      <w:r w:rsidRPr="007204F7">
        <w:rPr>
          <w:rFonts w:cs="Arial"/>
        </w:rPr>
        <w:t xml:space="preserve"> evidenciar</w:t>
      </w:r>
      <w:r w:rsidR="00393F39" w:rsidRPr="007204F7">
        <w:rPr>
          <w:rFonts w:cs="Arial"/>
        </w:rPr>
        <w:t xml:space="preserve"> subdivisiones en la variable.</w:t>
      </w:r>
    </w:p>
    <w:p w14:paraId="4F7E1A4B" w14:textId="508421A2" w:rsidR="001C7427" w:rsidRPr="007204F7" w:rsidRDefault="001C7427" w:rsidP="009777A5">
      <w:pPr>
        <w:spacing w:after="120"/>
        <w:outlineLvl w:val="0"/>
        <w:rPr>
          <w:rFonts w:cs="Arial"/>
        </w:rPr>
      </w:pPr>
      <w:r w:rsidRPr="007204F7">
        <w:rPr>
          <w:rFonts w:cs="Arial"/>
        </w:rPr>
        <w:t xml:space="preserve">Por ejemplo: % de estudiantes en diferentes carreras, separadas por sexo. Cada barra </w:t>
      </w:r>
      <w:r w:rsidR="00D6528F" w:rsidRPr="007204F7">
        <w:rPr>
          <w:rFonts w:cs="Arial"/>
        </w:rPr>
        <w:t xml:space="preserve">equivale al </w:t>
      </w:r>
      <w:r w:rsidRPr="007204F7">
        <w:rPr>
          <w:rFonts w:cs="Arial"/>
        </w:rPr>
        <w:t>100%.</w:t>
      </w:r>
    </w:p>
    <w:p w14:paraId="0BF40F4D" w14:textId="63DEE226" w:rsidR="005D17E7" w:rsidRPr="007204F7" w:rsidRDefault="005D17E7" w:rsidP="007204F7">
      <w:pPr>
        <w:spacing w:after="120"/>
        <w:rPr>
          <w:rFonts w:cs="Arial"/>
        </w:rPr>
      </w:pPr>
    </w:p>
    <w:p w14:paraId="5C17ED04" w14:textId="4D84C14E" w:rsidR="005D17E7" w:rsidRPr="007204F7" w:rsidRDefault="00861B5D" w:rsidP="007204F7">
      <w:pPr>
        <w:spacing w:after="120"/>
        <w:rPr>
          <w:rFonts w:cs="Arial"/>
        </w:rPr>
      </w:pPr>
      <w:r w:rsidRPr="007204F7">
        <w:rPr>
          <w:rFonts w:cs="Arial"/>
        </w:rPr>
        <w:t xml:space="preserve"> </w:t>
      </w:r>
    </w:p>
    <w:p w14:paraId="654DD557" w14:textId="77777777" w:rsidR="008C54E8" w:rsidRPr="007204F7" w:rsidRDefault="008C54E8" w:rsidP="007204F7">
      <w:pPr>
        <w:spacing w:after="120"/>
        <w:rPr>
          <w:rFonts w:cs="Arial"/>
        </w:rPr>
      </w:pPr>
    </w:p>
    <w:p w14:paraId="19150E3B" w14:textId="77777777" w:rsidR="004A1633" w:rsidRPr="007204F7" w:rsidRDefault="004A1633" w:rsidP="007204F7">
      <w:pPr>
        <w:spacing w:after="120"/>
        <w:rPr>
          <w:rFonts w:cs="Arial"/>
        </w:rPr>
      </w:pPr>
    </w:p>
    <w:p w14:paraId="49C68CB6" w14:textId="544DD6F7" w:rsidR="00826EA7" w:rsidRPr="005412CE" w:rsidRDefault="0036653B" w:rsidP="005412CE">
      <w:pPr>
        <w:pStyle w:val="Prrafodelista"/>
        <w:numPr>
          <w:ilvl w:val="0"/>
          <w:numId w:val="1"/>
        </w:numPr>
        <w:pBdr>
          <w:top w:val="nil"/>
          <w:left w:val="nil"/>
          <w:bottom w:val="nil"/>
          <w:right w:val="nil"/>
          <w:between w:val="nil"/>
        </w:pBdr>
        <w:spacing w:after="120"/>
        <w:rPr>
          <w:rFonts w:cs="Arial"/>
          <w:b/>
        </w:rPr>
      </w:pPr>
      <w:r w:rsidRPr="005412CE">
        <w:rPr>
          <w:rFonts w:cs="Arial"/>
          <w:b/>
        </w:rPr>
        <w:t>ACTIVIDADES DIDÁCTICAS (OPCIONALES SI SON SUGERIDAS)</w:t>
      </w:r>
    </w:p>
    <w:p w14:paraId="632E9CB8" w14:textId="77777777" w:rsidR="00826EA7" w:rsidRPr="007204F7" w:rsidRDefault="00826EA7" w:rsidP="007204F7">
      <w:pPr>
        <w:spacing w:after="120"/>
        <w:ind w:left="426"/>
        <w:rPr>
          <w:rFonts w:cs="Arial"/>
        </w:rPr>
      </w:pPr>
    </w:p>
    <w:tbl>
      <w:tblPr>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70" w:type="dxa"/>
          <w:right w:w="70" w:type="dxa"/>
        </w:tblCellMar>
        <w:tblLook w:val="0400" w:firstRow="0" w:lastRow="0" w:firstColumn="0" w:lastColumn="0" w:noHBand="0" w:noVBand="1"/>
      </w:tblPr>
      <w:tblGrid>
        <w:gridCol w:w="2835"/>
        <w:gridCol w:w="6706"/>
      </w:tblGrid>
      <w:tr w:rsidR="000E2FA1" w:rsidRPr="007204F7" w14:paraId="26A8577B" w14:textId="77777777">
        <w:trPr>
          <w:trHeight w:val="298"/>
        </w:trPr>
        <w:tc>
          <w:tcPr>
            <w:tcW w:w="9541" w:type="dxa"/>
            <w:gridSpan w:val="2"/>
            <w:shd w:val="clear" w:color="auto" w:fill="FAC896"/>
            <w:vAlign w:val="center"/>
          </w:tcPr>
          <w:p w14:paraId="0E3F1F81" w14:textId="77777777" w:rsidR="00826EA7" w:rsidRPr="007204F7" w:rsidRDefault="0036653B" w:rsidP="007204F7">
            <w:pPr>
              <w:spacing w:after="120"/>
              <w:jc w:val="center"/>
              <w:rPr>
                <w:rFonts w:eastAsia="Arial" w:cs="Arial"/>
                <w:b/>
              </w:rPr>
            </w:pPr>
            <w:r w:rsidRPr="007204F7">
              <w:rPr>
                <w:rFonts w:eastAsia="Arial" w:cs="Arial"/>
                <w:b/>
              </w:rPr>
              <w:t>DESCRIPCIÓN DE ACTIVIDAD DIDÁCTICA</w:t>
            </w:r>
          </w:p>
        </w:tc>
      </w:tr>
      <w:tr w:rsidR="000E2FA1" w:rsidRPr="007204F7" w14:paraId="55526D26" w14:textId="77777777">
        <w:trPr>
          <w:trHeight w:val="806"/>
        </w:trPr>
        <w:tc>
          <w:tcPr>
            <w:tcW w:w="2835" w:type="dxa"/>
            <w:shd w:val="clear" w:color="auto" w:fill="FAC896"/>
            <w:vAlign w:val="center"/>
          </w:tcPr>
          <w:p w14:paraId="2330C554" w14:textId="77777777" w:rsidR="00826EA7" w:rsidRPr="007204F7" w:rsidRDefault="0036653B" w:rsidP="007204F7">
            <w:pPr>
              <w:spacing w:after="120"/>
              <w:rPr>
                <w:rFonts w:eastAsia="Arial" w:cs="Arial"/>
              </w:rPr>
            </w:pPr>
            <w:r w:rsidRPr="007204F7">
              <w:rPr>
                <w:rFonts w:eastAsia="Arial" w:cs="Arial"/>
              </w:rPr>
              <w:t>Nombre de la Actividad</w:t>
            </w:r>
          </w:p>
        </w:tc>
        <w:tc>
          <w:tcPr>
            <w:tcW w:w="6706" w:type="dxa"/>
            <w:shd w:val="clear" w:color="auto" w:fill="auto"/>
            <w:vAlign w:val="center"/>
          </w:tcPr>
          <w:p w14:paraId="210EF179" w14:textId="77777777" w:rsidR="00826EA7" w:rsidRPr="007204F7" w:rsidRDefault="00826EA7" w:rsidP="007204F7">
            <w:pPr>
              <w:spacing w:after="120"/>
              <w:rPr>
                <w:rFonts w:eastAsia="Arial" w:cs="Arial"/>
              </w:rPr>
            </w:pPr>
          </w:p>
        </w:tc>
      </w:tr>
      <w:tr w:rsidR="000E2FA1" w:rsidRPr="007204F7" w14:paraId="0ACDACC4" w14:textId="77777777">
        <w:trPr>
          <w:trHeight w:val="806"/>
        </w:trPr>
        <w:tc>
          <w:tcPr>
            <w:tcW w:w="2835" w:type="dxa"/>
            <w:shd w:val="clear" w:color="auto" w:fill="FAC896"/>
            <w:vAlign w:val="center"/>
          </w:tcPr>
          <w:p w14:paraId="56321B80" w14:textId="77777777" w:rsidR="00826EA7" w:rsidRPr="007204F7" w:rsidRDefault="0036653B" w:rsidP="007204F7">
            <w:pPr>
              <w:spacing w:after="120"/>
              <w:rPr>
                <w:rFonts w:eastAsia="Arial" w:cs="Arial"/>
              </w:rPr>
            </w:pPr>
            <w:r w:rsidRPr="007204F7">
              <w:rPr>
                <w:rFonts w:eastAsia="Arial" w:cs="Arial"/>
              </w:rPr>
              <w:t>Objetivo de la actividad</w:t>
            </w:r>
          </w:p>
        </w:tc>
        <w:tc>
          <w:tcPr>
            <w:tcW w:w="6706" w:type="dxa"/>
            <w:shd w:val="clear" w:color="auto" w:fill="auto"/>
            <w:vAlign w:val="center"/>
          </w:tcPr>
          <w:p w14:paraId="5B55EF64" w14:textId="77777777" w:rsidR="00826EA7" w:rsidRPr="007204F7" w:rsidRDefault="00826EA7" w:rsidP="007204F7">
            <w:pPr>
              <w:spacing w:after="120"/>
              <w:rPr>
                <w:rFonts w:eastAsia="Arial" w:cs="Arial"/>
              </w:rPr>
            </w:pPr>
          </w:p>
        </w:tc>
      </w:tr>
      <w:tr w:rsidR="000E2FA1" w:rsidRPr="007204F7" w14:paraId="491B2B2C" w14:textId="77777777">
        <w:trPr>
          <w:trHeight w:val="806"/>
        </w:trPr>
        <w:tc>
          <w:tcPr>
            <w:tcW w:w="2835" w:type="dxa"/>
            <w:shd w:val="clear" w:color="auto" w:fill="FAC896"/>
            <w:vAlign w:val="center"/>
          </w:tcPr>
          <w:p w14:paraId="0F69A217" w14:textId="77777777" w:rsidR="00826EA7" w:rsidRPr="007204F7" w:rsidRDefault="0036653B" w:rsidP="007204F7">
            <w:pPr>
              <w:spacing w:after="120"/>
              <w:rPr>
                <w:rFonts w:eastAsia="Arial" w:cs="Arial"/>
              </w:rPr>
            </w:pPr>
            <w:r w:rsidRPr="007204F7">
              <w:rPr>
                <w:rFonts w:eastAsia="Arial" w:cs="Arial"/>
              </w:rPr>
              <w:t>Tipo de actividad sugerida</w:t>
            </w:r>
          </w:p>
        </w:tc>
        <w:tc>
          <w:tcPr>
            <w:tcW w:w="6706" w:type="dxa"/>
            <w:shd w:val="clear" w:color="auto" w:fill="auto"/>
            <w:vAlign w:val="center"/>
          </w:tcPr>
          <w:p w14:paraId="627BF963" w14:textId="77777777" w:rsidR="00826EA7" w:rsidRPr="007204F7" w:rsidRDefault="0036653B" w:rsidP="007204F7">
            <w:pPr>
              <w:spacing w:after="120"/>
              <w:rPr>
                <w:rFonts w:eastAsia="Arial" w:cs="Arial"/>
              </w:rPr>
            </w:pPr>
            <w:r w:rsidRPr="007204F7">
              <w:rPr>
                <w:rFonts w:cs="Arial"/>
                <w:noProof/>
                <w:lang w:val="en-US" w:eastAsia="en-US"/>
              </w:rPr>
              <w:drawing>
                <wp:inline distT="0" distB="0" distL="0" distR="0" wp14:anchorId="1FD482EF" wp14:editId="36AFC2CC">
                  <wp:extent cx="4169410" cy="2410460"/>
                  <wp:effectExtent l="0" t="0" r="0" b="0"/>
                  <wp:docPr id="8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0"/>
                          <a:srcRect/>
                          <a:stretch>
                            <a:fillRect/>
                          </a:stretch>
                        </pic:blipFill>
                        <pic:spPr>
                          <a:xfrm>
                            <a:off x="0" y="0"/>
                            <a:ext cx="4169410" cy="2410460"/>
                          </a:xfrm>
                          <a:prstGeom prst="rect">
                            <a:avLst/>
                          </a:prstGeom>
                          <a:ln/>
                        </pic:spPr>
                      </pic:pic>
                    </a:graphicData>
                  </a:graphic>
                </wp:inline>
              </w:drawing>
            </w:r>
          </w:p>
        </w:tc>
      </w:tr>
      <w:tr w:rsidR="000E2FA1" w:rsidRPr="007204F7" w14:paraId="3F73BF3E" w14:textId="77777777">
        <w:trPr>
          <w:trHeight w:val="806"/>
        </w:trPr>
        <w:tc>
          <w:tcPr>
            <w:tcW w:w="2835" w:type="dxa"/>
            <w:shd w:val="clear" w:color="auto" w:fill="FAC896"/>
            <w:vAlign w:val="center"/>
          </w:tcPr>
          <w:p w14:paraId="32541984" w14:textId="77777777" w:rsidR="00826EA7" w:rsidRPr="007204F7" w:rsidRDefault="0036653B" w:rsidP="007204F7">
            <w:pPr>
              <w:spacing w:after="120"/>
              <w:rPr>
                <w:rFonts w:eastAsia="Arial" w:cs="Arial"/>
                <w:b/>
              </w:rPr>
            </w:pPr>
            <w:r w:rsidRPr="007204F7">
              <w:rPr>
                <w:rFonts w:eastAsia="Arial" w:cs="Arial"/>
                <w:b/>
              </w:rPr>
              <w:t xml:space="preserve">Archivo de la actividad </w:t>
            </w:r>
          </w:p>
          <w:p w14:paraId="5F63B152" w14:textId="77777777" w:rsidR="00826EA7" w:rsidRPr="007204F7" w:rsidRDefault="0036653B" w:rsidP="007204F7">
            <w:pPr>
              <w:spacing w:after="120"/>
              <w:rPr>
                <w:rFonts w:eastAsia="Arial" w:cs="Arial"/>
                <w:b/>
              </w:rPr>
            </w:pPr>
            <w:r w:rsidRPr="007204F7">
              <w:rPr>
                <w:rFonts w:eastAsia="Arial" w:cs="Arial"/>
                <w:b/>
              </w:rPr>
              <w:t>(Anexo donde se describe la actividad propuesta)</w:t>
            </w:r>
          </w:p>
        </w:tc>
        <w:tc>
          <w:tcPr>
            <w:tcW w:w="6706" w:type="dxa"/>
            <w:shd w:val="clear" w:color="auto" w:fill="auto"/>
            <w:vAlign w:val="center"/>
          </w:tcPr>
          <w:p w14:paraId="0E9684DD" w14:textId="77777777" w:rsidR="00826EA7" w:rsidRPr="007204F7" w:rsidRDefault="00826EA7" w:rsidP="007204F7">
            <w:pPr>
              <w:spacing w:after="120"/>
              <w:rPr>
                <w:rFonts w:eastAsia="Arial" w:cs="Arial"/>
              </w:rPr>
            </w:pPr>
          </w:p>
        </w:tc>
      </w:tr>
    </w:tbl>
    <w:p w14:paraId="567C86C3" w14:textId="77777777" w:rsidR="00826EA7" w:rsidRPr="007204F7" w:rsidRDefault="00826EA7" w:rsidP="007204F7">
      <w:pPr>
        <w:spacing w:after="120"/>
        <w:ind w:left="426"/>
        <w:rPr>
          <w:rFonts w:cs="Arial"/>
        </w:rPr>
      </w:pPr>
    </w:p>
    <w:p w14:paraId="024ACD7F" w14:textId="77777777" w:rsidR="00826EA7" w:rsidRPr="007204F7" w:rsidRDefault="00304762" w:rsidP="005412CE">
      <w:pPr>
        <w:numPr>
          <w:ilvl w:val="0"/>
          <w:numId w:val="1"/>
        </w:numPr>
        <w:pBdr>
          <w:top w:val="nil"/>
          <w:left w:val="nil"/>
          <w:bottom w:val="nil"/>
          <w:right w:val="nil"/>
          <w:between w:val="nil"/>
        </w:pBdr>
        <w:spacing w:after="120"/>
        <w:ind w:left="284" w:hanging="284"/>
        <w:rPr>
          <w:rFonts w:cs="Arial"/>
          <w:b/>
        </w:rPr>
      </w:pPr>
      <w:r w:rsidRPr="007204F7">
        <w:rPr>
          <w:rFonts w:cs="Arial"/>
          <w:b/>
        </w:rPr>
        <w:t>M</w:t>
      </w:r>
      <w:r w:rsidR="0036653B" w:rsidRPr="007204F7">
        <w:rPr>
          <w:rFonts w:cs="Arial"/>
          <w:b/>
        </w:rPr>
        <w:t xml:space="preserve">ATERIAL COMPLEMENTARIO: </w:t>
      </w:r>
    </w:p>
    <w:p w14:paraId="23A106CC" w14:textId="00B33E91" w:rsidR="00826EA7" w:rsidRPr="007204F7" w:rsidRDefault="00826EA7" w:rsidP="007204F7">
      <w:pPr>
        <w:spacing w:after="120"/>
        <w:rPr>
          <w:rFonts w:cs="Arial"/>
        </w:rPr>
      </w:pPr>
    </w:p>
    <w:tbl>
      <w:tblPr>
        <w:tblW w:w="10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5" w:type="dxa"/>
          <w:left w:w="15" w:type="dxa"/>
          <w:bottom w:w="15" w:type="dxa"/>
          <w:right w:w="15" w:type="dxa"/>
        </w:tblCellMar>
        <w:tblLook w:val="0400" w:firstRow="0" w:lastRow="0" w:firstColumn="0" w:lastColumn="0" w:noHBand="0" w:noVBand="1"/>
      </w:tblPr>
      <w:tblGrid>
        <w:gridCol w:w="2517"/>
        <w:gridCol w:w="2517"/>
        <w:gridCol w:w="2519"/>
        <w:gridCol w:w="2519"/>
      </w:tblGrid>
      <w:tr w:rsidR="000E2FA1" w:rsidRPr="007204F7" w14:paraId="21AE5A62" w14:textId="77777777" w:rsidTr="005412CE">
        <w:trPr>
          <w:trHeight w:val="658"/>
        </w:trPr>
        <w:tc>
          <w:tcPr>
            <w:tcW w:w="2517" w:type="dxa"/>
            <w:shd w:val="clear" w:color="auto" w:fill="F9CB9C"/>
            <w:tcMar>
              <w:top w:w="100" w:type="dxa"/>
              <w:left w:w="100" w:type="dxa"/>
              <w:bottom w:w="100" w:type="dxa"/>
              <w:right w:w="100" w:type="dxa"/>
            </w:tcMar>
            <w:vAlign w:val="center"/>
          </w:tcPr>
          <w:p w14:paraId="738E98AA" w14:textId="77777777" w:rsidR="00826EA7" w:rsidRPr="007204F7" w:rsidRDefault="0036653B" w:rsidP="007204F7">
            <w:pPr>
              <w:spacing w:after="120"/>
              <w:jc w:val="center"/>
              <w:rPr>
                <w:rFonts w:cs="Arial"/>
                <w:b/>
              </w:rPr>
            </w:pPr>
            <w:r w:rsidRPr="007204F7">
              <w:rPr>
                <w:rFonts w:cs="Arial"/>
                <w:b/>
              </w:rPr>
              <w:t>Tema</w:t>
            </w:r>
          </w:p>
        </w:tc>
        <w:tc>
          <w:tcPr>
            <w:tcW w:w="2517" w:type="dxa"/>
            <w:shd w:val="clear" w:color="auto" w:fill="F9CB9C"/>
            <w:tcMar>
              <w:top w:w="100" w:type="dxa"/>
              <w:left w:w="100" w:type="dxa"/>
              <w:bottom w:w="100" w:type="dxa"/>
              <w:right w:w="100" w:type="dxa"/>
            </w:tcMar>
            <w:vAlign w:val="center"/>
          </w:tcPr>
          <w:p w14:paraId="4083972C" w14:textId="77777777" w:rsidR="00826EA7" w:rsidRPr="007204F7" w:rsidRDefault="0036653B" w:rsidP="007204F7">
            <w:pPr>
              <w:spacing w:after="120"/>
              <w:jc w:val="center"/>
              <w:rPr>
                <w:rFonts w:cs="Arial"/>
                <w:b/>
              </w:rPr>
            </w:pPr>
            <w:r w:rsidRPr="007204F7">
              <w:rPr>
                <w:rFonts w:cs="Arial"/>
                <w:b/>
              </w:rPr>
              <w:t>Referencia APA del Material</w:t>
            </w:r>
          </w:p>
        </w:tc>
        <w:tc>
          <w:tcPr>
            <w:tcW w:w="2519" w:type="dxa"/>
            <w:shd w:val="clear" w:color="auto" w:fill="F9CB9C"/>
            <w:tcMar>
              <w:top w:w="100" w:type="dxa"/>
              <w:left w:w="100" w:type="dxa"/>
              <w:bottom w:w="100" w:type="dxa"/>
              <w:right w:w="100" w:type="dxa"/>
            </w:tcMar>
            <w:vAlign w:val="center"/>
          </w:tcPr>
          <w:p w14:paraId="134B5A50" w14:textId="77777777" w:rsidR="00826EA7" w:rsidRPr="007204F7" w:rsidRDefault="0036653B" w:rsidP="005412CE">
            <w:pPr>
              <w:spacing w:after="120"/>
              <w:jc w:val="center"/>
              <w:rPr>
                <w:rFonts w:cs="Arial"/>
                <w:b/>
              </w:rPr>
            </w:pPr>
            <w:r w:rsidRPr="007204F7">
              <w:rPr>
                <w:rFonts w:cs="Arial"/>
                <w:b/>
              </w:rPr>
              <w:t>Tipo de material</w:t>
            </w:r>
          </w:p>
          <w:p w14:paraId="4CD4750C" w14:textId="77777777" w:rsidR="00826EA7" w:rsidRPr="007204F7" w:rsidRDefault="0036653B" w:rsidP="005412CE">
            <w:pPr>
              <w:spacing w:after="120"/>
              <w:jc w:val="center"/>
              <w:rPr>
                <w:rFonts w:cs="Arial"/>
                <w:b/>
              </w:rPr>
            </w:pPr>
            <w:r w:rsidRPr="007204F7">
              <w:rPr>
                <w:rFonts w:cs="Arial"/>
                <w:b/>
              </w:rPr>
              <w:t>(Video, capítulo de libro, artículo, otro)</w:t>
            </w:r>
          </w:p>
        </w:tc>
        <w:tc>
          <w:tcPr>
            <w:tcW w:w="2519" w:type="dxa"/>
            <w:shd w:val="clear" w:color="auto" w:fill="F9CB9C"/>
            <w:tcMar>
              <w:top w:w="100" w:type="dxa"/>
              <w:left w:w="100" w:type="dxa"/>
              <w:bottom w:w="100" w:type="dxa"/>
              <w:right w:w="100" w:type="dxa"/>
            </w:tcMar>
            <w:vAlign w:val="center"/>
          </w:tcPr>
          <w:p w14:paraId="0D9B19DD" w14:textId="77777777" w:rsidR="00826EA7" w:rsidRPr="007204F7" w:rsidRDefault="0036653B" w:rsidP="007204F7">
            <w:pPr>
              <w:spacing w:after="120"/>
              <w:jc w:val="center"/>
              <w:rPr>
                <w:rFonts w:cs="Arial"/>
                <w:b/>
              </w:rPr>
            </w:pPr>
            <w:r w:rsidRPr="007204F7">
              <w:rPr>
                <w:rFonts w:cs="Arial"/>
                <w:b/>
              </w:rPr>
              <w:t>Enlace del Recurso o</w:t>
            </w:r>
          </w:p>
          <w:p w14:paraId="123BF839" w14:textId="77777777" w:rsidR="00826EA7" w:rsidRPr="007204F7" w:rsidRDefault="0036653B" w:rsidP="007204F7">
            <w:pPr>
              <w:spacing w:after="120"/>
              <w:jc w:val="center"/>
              <w:rPr>
                <w:rFonts w:cs="Arial"/>
                <w:b/>
              </w:rPr>
            </w:pPr>
            <w:r w:rsidRPr="007204F7">
              <w:rPr>
                <w:rFonts w:cs="Arial"/>
                <w:b/>
              </w:rPr>
              <w:t>Archivo del documento o material</w:t>
            </w:r>
          </w:p>
        </w:tc>
      </w:tr>
      <w:tr w:rsidR="005412CE" w:rsidRPr="007204F7" w14:paraId="6C5CE546" w14:textId="77777777" w:rsidTr="005412CE">
        <w:trPr>
          <w:trHeight w:val="182"/>
        </w:trPr>
        <w:tc>
          <w:tcPr>
            <w:tcW w:w="2517" w:type="dxa"/>
            <w:vMerge w:val="restart"/>
            <w:tcMar>
              <w:top w:w="100" w:type="dxa"/>
              <w:left w:w="100" w:type="dxa"/>
              <w:bottom w:w="100" w:type="dxa"/>
              <w:right w:w="100" w:type="dxa"/>
            </w:tcMar>
            <w:vAlign w:val="center"/>
          </w:tcPr>
          <w:p w14:paraId="38CE1381" w14:textId="3DF15178" w:rsidR="005412CE" w:rsidRPr="007204F7" w:rsidRDefault="005412CE" w:rsidP="005412CE">
            <w:pPr>
              <w:spacing w:after="120"/>
              <w:jc w:val="left"/>
              <w:rPr>
                <w:rFonts w:cs="Arial"/>
              </w:rPr>
            </w:pPr>
            <w:r w:rsidRPr="007204F7">
              <w:rPr>
                <w:rFonts w:cs="Arial"/>
              </w:rPr>
              <w:t xml:space="preserve">Contabilidad </w:t>
            </w:r>
            <w:r>
              <w:rPr>
                <w:rFonts w:cs="Arial"/>
              </w:rPr>
              <w:t>básica</w:t>
            </w:r>
          </w:p>
        </w:tc>
        <w:tc>
          <w:tcPr>
            <w:tcW w:w="2517" w:type="dxa"/>
            <w:tcMar>
              <w:top w:w="100" w:type="dxa"/>
              <w:left w:w="100" w:type="dxa"/>
              <w:bottom w:w="100" w:type="dxa"/>
              <w:right w:w="100" w:type="dxa"/>
            </w:tcMar>
            <w:vAlign w:val="center"/>
          </w:tcPr>
          <w:p w14:paraId="54CF14A7" w14:textId="5AEA1A90" w:rsidR="005412CE" w:rsidRPr="007204F7" w:rsidRDefault="005412CE" w:rsidP="005412CE">
            <w:pPr>
              <w:spacing w:after="120"/>
              <w:jc w:val="left"/>
              <w:rPr>
                <w:rFonts w:cs="Arial"/>
              </w:rPr>
            </w:pPr>
            <w:r w:rsidRPr="007204F7">
              <w:rPr>
                <w:rFonts w:cs="Arial"/>
              </w:rPr>
              <w:t>G</w:t>
            </w:r>
            <w:r>
              <w:rPr>
                <w:rFonts w:cs="Arial"/>
              </w:rPr>
              <w:t xml:space="preserve">erencie.com. </w:t>
            </w:r>
            <w:r w:rsidRPr="007204F7">
              <w:rPr>
                <w:rFonts w:cs="Arial"/>
              </w:rPr>
              <w:t xml:space="preserve">(2020). </w:t>
            </w:r>
            <w:r w:rsidRPr="005412CE">
              <w:rPr>
                <w:rFonts w:cs="Arial"/>
                <w:i/>
              </w:rPr>
              <w:t xml:space="preserve">Contabilidad – Qué es y para qué sirve. </w:t>
            </w:r>
            <w:hyperlink r:id="rId51" w:history="1">
              <w:r w:rsidRPr="007204F7">
                <w:rPr>
                  <w:rFonts w:cs="Arial"/>
                </w:rPr>
                <w:t>https://www.gerencie.com/contabilidad.html</w:t>
              </w:r>
            </w:hyperlink>
            <w:r>
              <w:rPr>
                <w:rFonts w:cs="Arial"/>
              </w:rPr>
              <w:t xml:space="preserve"> </w:t>
            </w:r>
          </w:p>
        </w:tc>
        <w:tc>
          <w:tcPr>
            <w:tcW w:w="2519" w:type="dxa"/>
            <w:tcMar>
              <w:top w:w="100" w:type="dxa"/>
              <w:left w:w="100" w:type="dxa"/>
              <w:bottom w:w="100" w:type="dxa"/>
              <w:right w:w="100" w:type="dxa"/>
            </w:tcMar>
            <w:vAlign w:val="center"/>
          </w:tcPr>
          <w:p w14:paraId="27582DE0" w14:textId="56156310" w:rsidR="005412CE" w:rsidRPr="007204F7" w:rsidRDefault="005412CE" w:rsidP="005412CE">
            <w:pPr>
              <w:spacing w:after="120"/>
              <w:jc w:val="center"/>
              <w:rPr>
                <w:rFonts w:cs="Arial"/>
              </w:rPr>
            </w:pPr>
            <w:r w:rsidRPr="007204F7">
              <w:rPr>
                <w:rFonts w:cs="Arial"/>
              </w:rPr>
              <w:t>Página web</w:t>
            </w:r>
          </w:p>
        </w:tc>
        <w:tc>
          <w:tcPr>
            <w:tcW w:w="2519" w:type="dxa"/>
            <w:tcMar>
              <w:top w:w="100" w:type="dxa"/>
              <w:left w:w="100" w:type="dxa"/>
              <w:bottom w:w="100" w:type="dxa"/>
              <w:right w:w="100" w:type="dxa"/>
            </w:tcMar>
            <w:vAlign w:val="center"/>
          </w:tcPr>
          <w:p w14:paraId="7CE4B0BB" w14:textId="00EB38AE" w:rsidR="005412CE" w:rsidRPr="007204F7" w:rsidRDefault="00E77E7D" w:rsidP="005412CE">
            <w:pPr>
              <w:spacing w:after="120"/>
              <w:jc w:val="left"/>
              <w:rPr>
                <w:rFonts w:cs="Arial"/>
              </w:rPr>
            </w:pPr>
            <w:hyperlink r:id="rId52" w:history="1">
              <w:r w:rsidR="005412CE" w:rsidRPr="007204F7">
                <w:rPr>
                  <w:rFonts w:cs="Arial"/>
                </w:rPr>
                <w:t>https://www</w:t>
              </w:r>
              <w:bookmarkStart w:id="117" w:name="_Hlt83427561"/>
              <w:bookmarkStart w:id="118" w:name="_Hlt83427562"/>
              <w:r w:rsidR="005412CE" w:rsidRPr="007204F7">
                <w:rPr>
                  <w:rFonts w:cs="Arial"/>
                </w:rPr>
                <w:t>.</w:t>
              </w:r>
              <w:bookmarkEnd w:id="117"/>
              <w:bookmarkEnd w:id="118"/>
              <w:r w:rsidR="005412CE" w:rsidRPr="007204F7">
                <w:rPr>
                  <w:rFonts w:cs="Arial"/>
                </w:rPr>
                <w:t>gerencie.com/contabilidad.html</w:t>
              </w:r>
            </w:hyperlink>
            <w:r w:rsidR="005412CE">
              <w:rPr>
                <w:rFonts w:cs="Arial"/>
              </w:rPr>
              <w:t xml:space="preserve"> </w:t>
            </w:r>
          </w:p>
        </w:tc>
      </w:tr>
      <w:tr w:rsidR="005412CE" w:rsidRPr="007204F7" w14:paraId="40B5D0C1" w14:textId="77777777" w:rsidTr="007668E1">
        <w:trPr>
          <w:trHeight w:val="2130"/>
        </w:trPr>
        <w:tc>
          <w:tcPr>
            <w:tcW w:w="2517" w:type="dxa"/>
            <w:vMerge/>
            <w:tcMar>
              <w:top w:w="100" w:type="dxa"/>
              <w:left w:w="100" w:type="dxa"/>
              <w:bottom w:w="100" w:type="dxa"/>
              <w:right w:w="100" w:type="dxa"/>
            </w:tcMar>
            <w:vAlign w:val="center"/>
          </w:tcPr>
          <w:p w14:paraId="6F2A88F8" w14:textId="24B5CFEC" w:rsidR="005412CE" w:rsidRPr="007204F7" w:rsidRDefault="005412CE" w:rsidP="005412CE">
            <w:pPr>
              <w:spacing w:after="120"/>
              <w:jc w:val="left"/>
              <w:rPr>
                <w:rFonts w:cs="Arial"/>
              </w:rPr>
            </w:pPr>
          </w:p>
        </w:tc>
        <w:tc>
          <w:tcPr>
            <w:tcW w:w="2517" w:type="dxa"/>
            <w:tcMar>
              <w:top w:w="100" w:type="dxa"/>
              <w:left w:w="100" w:type="dxa"/>
              <w:bottom w:w="100" w:type="dxa"/>
              <w:right w:w="100" w:type="dxa"/>
            </w:tcMar>
            <w:vAlign w:val="center"/>
          </w:tcPr>
          <w:p w14:paraId="4DD58C4D" w14:textId="6AEFE48B" w:rsidR="005412CE" w:rsidRPr="004C7319" w:rsidRDefault="005412CE" w:rsidP="005412CE">
            <w:pPr>
              <w:spacing w:after="120"/>
              <w:jc w:val="left"/>
              <w:rPr>
                <w:rFonts w:cs="Arial"/>
                <w:lang w:val="en-US"/>
                <w:rPrChange w:id="119" w:author="JHON JAIRO RODRIGUEZ PEREZ" w:date="2022-06-10T14:58:00Z">
                  <w:rPr>
                    <w:rFonts w:cs="Arial"/>
                  </w:rPr>
                </w:rPrChange>
              </w:rPr>
            </w:pPr>
            <w:r>
              <w:rPr>
                <w:rFonts w:cs="Arial"/>
              </w:rPr>
              <w:t>Economía desde casa.</w:t>
            </w:r>
            <w:r w:rsidRPr="007204F7">
              <w:rPr>
                <w:rFonts w:cs="Arial"/>
              </w:rPr>
              <w:t xml:space="preserve"> (2021). </w:t>
            </w:r>
            <w:r w:rsidRPr="005412CE">
              <w:rPr>
                <w:rFonts w:cs="Arial"/>
                <w:i/>
              </w:rPr>
              <w:t xml:space="preserve">Libro diario y mayor </w:t>
            </w:r>
            <w:ins w:id="120" w:author="JHON JAIRO RODRIGUEZ PEREZ" w:date="2022-06-10T23:21:00Z">
              <w:r w:rsidR="00235A38">
                <w:rPr>
                  <w:rFonts w:cs="Arial"/>
                </w:rPr>
                <w:t>[</w:t>
              </w:r>
            </w:ins>
            <w:del w:id="121" w:author="JHON JAIRO RODRIGUEZ PEREZ" w:date="2022-06-10T23:21:00Z">
              <w:r w:rsidDel="00235A38">
                <w:rPr>
                  <w:rFonts w:cs="Arial"/>
                </w:rPr>
                <w:delText>(</w:delText>
              </w:r>
            </w:del>
            <w:r>
              <w:rPr>
                <w:rFonts w:cs="Arial"/>
              </w:rPr>
              <w:t>Video</w:t>
            </w:r>
            <w:ins w:id="122" w:author="JHON JAIRO RODRIGUEZ PEREZ" w:date="2022-06-10T23:21:00Z">
              <w:r w:rsidR="00235A38">
                <w:rPr>
                  <w:rFonts w:cs="Arial"/>
                </w:rPr>
                <w:t>]</w:t>
              </w:r>
            </w:ins>
            <w:del w:id="123" w:author="JHON JAIRO RODRIGUEZ PEREZ" w:date="2022-06-10T23:21:00Z">
              <w:r w:rsidDel="00235A38">
                <w:rPr>
                  <w:rFonts w:cs="Arial"/>
                </w:rPr>
                <w:delText>)</w:delText>
              </w:r>
            </w:del>
            <w:r>
              <w:rPr>
                <w:rFonts w:cs="Arial"/>
              </w:rPr>
              <w:t xml:space="preserve">. </w:t>
            </w:r>
            <w:r w:rsidRPr="004C7319">
              <w:rPr>
                <w:rFonts w:cs="Arial"/>
                <w:lang w:val="en-US"/>
                <w:rPrChange w:id="124" w:author="JHON JAIRO RODRIGUEZ PEREZ" w:date="2022-06-10T14:58:00Z">
                  <w:rPr>
                    <w:rFonts w:cs="Arial"/>
                  </w:rPr>
                </w:rPrChange>
              </w:rPr>
              <w:t xml:space="preserve">YouTube. </w:t>
            </w:r>
            <w:r w:rsidR="00995C7A">
              <w:fldChar w:fldCharType="begin"/>
            </w:r>
            <w:r w:rsidR="00995C7A" w:rsidRPr="004C7319">
              <w:rPr>
                <w:lang w:val="en-US"/>
                <w:rPrChange w:id="125" w:author="JHON JAIRO RODRIGUEZ PEREZ" w:date="2022-06-10T14:58:00Z">
                  <w:rPr/>
                </w:rPrChange>
              </w:rPr>
              <w:instrText xml:space="preserve"> HYPERLINK "https://www.youtube.com/watch?v=SCw71-zsyBo&amp;ab_channel=EconomiaDesdeCasa" </w:instrText>
            </w:r>
            <w:r w:rsidR="00995C7A">
              <w:fldChar w:fldCharType="separate"/>
            </w:r>
            <w:r w:rsidRPr="004C7319">
              <w:rPr>
                <w:rStyle w:val="Hipervnculo"/>
                <w:rFonts w:cs="Arial"/>
                <w:lang w:val="en-US"/>
                <w:rPrChange w:id="126" w:author="JHON JAIRO RODRIGUEZ PEREZ" w:date="2022-06-10T14:58:00Z">
                  <w:rPr>
                    <w:rStyle w:val="Hipervnculo"/>
                    <w:rFonts w:cs="Arial"/>
                  </w:rPr>
                </w:rPrChange>
              </w:rPr>
              <w:t>https://www.youtube.com/watch?v=SCw71-zsyBo&amp;ab_channel=EconomiaDesdeCasa</w:t>
            </w:r>
            <w:r w:rsidR="00995C7A">
              <w:rPr>
                <w:rStyle w:val="Hipervnculo"/>
                <w:rFonts w:cs="Arial"/>
              </w:rPr>
              <w:fldChar w:fldCharType="end"/>
            </w:r>
            <w:r w:rsidRPr="004C7319">
              <w:rPr>
                <w:rFonts w:cs="Arial"/>
                <w:lang w:val="en-US"/>
                <w:rPrChange w:id="127" w:author="JHON JAIRO RODRIGUEZ PEREZ" w:date="2022-06-10T14:58:00Z">
                  <w:rPr>
                    <w:rFonts w:cs="Arial"/>
                  </w:rPr>
                </w:rPrChange>
              </w:rPr>
              <w:t xml:space="preserve"> </w:t>
            </w:r>
          </w:p>
        </w:tc>
        <w:tc>
          <w:tcPr>
            <w:tcW w:w="2519" w:type="dxa"/>
            <w:tcMar>
              <w:top w:w="100" w:type="dxa"/>
              <w:left w:w="100" w:type="dxa"/>
              <w:bottom w:w="100" w:type="dxa"/>
              <w:right w:w="100" w:type="dxa"/>
            </w:tcMar>
            <w:vAlign w:val="center"/>
          </w:tcPr>
          <w:p w14:paraId="147449B5" w14:textId="7E72491E" w:rsidR="005412CE" w:rsidRPr="007204F7" w:rsidRDefault="005412CE" w:rsidP="005412CE">
            <w:pPr>
              <w:spacing w:after="120"/>
              <w:jc w:val="center"/>
              <w:rPr>
                <w:rFonts w:cs="Arial"/>
              </w:rPr>
            </w:pPr>
            <w:r w:rsidRPr="007204F7">
              <w:rPr>
                <w:rFonts w:cs="Arial"/>
              </w:rPr>
              <w:t>Vídeo</w:t>
            </w:r>
          </w:p>
        </w:tc>
        <w:tc>
          <w:tcPr>
            <w:tcW w:w="2519" w:type="dxa"/>
            <w:tcMar>
              <w:top w:w="100" w:type="dxa"/>
              <w:left w:w="100" w:type="dxa"/>
              <w:bottom w:w="100" w:type="dxa"/>
              <w:right w:w="100" w:type="dxa"/>
            </w:tcMar>
            <w:vAlign w:val="center"/>
          </w:tcPr>
          <w:p w14:paraId="4C3C4F2A" w14:textId="33DA4CA8" w:rsidR="005412CE" w:rsidRPr="007204F7" w:rsidRDefault="00E77E7D" w:rsidP="005412CE">
            <w:pPr>
              <w:spacing w:after="120"/>
              <w:jc w:val="left"/>
              <w:rPr>
                <w:rFonts w:cs="Arial"/>
              </w:rPr>
            </w:pPr>
            <w:hyperlink r:id="rId53" w:history="1">
              <w:r w:rsidR="005412CE" w:rsidRPr="00581A4F">
                <w:rPr>
                  <w:rStyle w:val="Hipervnculo"/>
                  <w:rFonts w:cs="Arial"/>
                </w:rPr>
                <w:t>https://www.youtube.com/watch?v=SCw71-zsyBo&amp;ab_</w:t>
              </w:r>
              <w:bookmarkStart w:id="128" w:name="_Hlt83427592"/>
              <w:bookmarkStart w:id="129" w:name="_Hlt83427593"/>
              <w:r w:rsidR="005412CE" w:rsidRPr="00581A4F">
                <w:rPr>
                  <w:rStyle w:val="Hipervnculo"/>
                  <w:rFonts w:cs="Arial"/>
                </w:rPr>
                <w:t>c</w:t>
              </w:r>
              <w:bookmarkEnd w:id="128"/>
              <w:bookmarkEnd w:id="129"/>
              <w:r w:rsidR="005412CE" w:rsidRPr="00581A4F">
                <w:rPr>
                  <w:rStyle w:val="Hipervnculo"/>
                  <w:rFonts w:cs="Arial"/>
                </w:rPr>
                <w:t>hannel=EconomiaDesdeCasa</w:t>
              </w:r>
            </w:hyperlink>
            <w:r w:rsidR="005412CE">
              <w:rPr>
                <w:rFonts w:cs="Arial"/>
              </w:rPr>
              <w:t xml:space="preserve"> </w:t>
            </w:r>
          </w:p>
        </w:tc>
      </w:tr>
      <w:tr w:rsidR="00E022A7" w:rsidRPr="007204F7" w14:paraId="3A97B05A" w14:textId="77777777" w:rsidTr="00E022A7">
        <w:trPr>
          <w:trHeight w:val="182"/>
        </w:trPr>
        <w:tc>
          <w:tcPr>
            <w:tcW w:w="2517" w:type="dxa"/>
            <w:vMerge w:val="restart"/>
            <w:tcMar>
              <w:top w:w="100" w:type="dxa"/>
              <w:left w:w="100" w:type="dxa"/>
              <w:bottom w:w="100" w:type="dxa"/>
              <w:right w:w="100" w:type="dxa"/>
            </w:tcMar>
            <w:vAlign w:val="center"/>
          </w:tcPr>
          <w:p w14:paraId="43FF4986" w14:textId="5F87D2B0" w:rsidR="00E022A7" w:rsidRPr="007204F7" w:rsidRDefault="00E022A7" w:rsidP="00E022A7">
            <w:pPr>
              <w:spacing w:after="120"/>
              <w:jc w:val="left"/>
              <w:rPr>
                <w:rFonts w:cs="Arial"/>
              </w:rPr>
            </w:pPr>
            <w:r>
              <w:rPr>
                <w:rFonts w:cs="Arial"/>
              </w:rPr>
              <w:t>Estadística</w:t>
            </w:r>
          </w:p>
        </w:tc>
        <w:tc>
          <w:tcPr>
            <w:tcW w:w="2517" w:type="dxa"/>
            <w:tcMar>
              <w:top w:w="100" w:type="dxa"/>
              <w:left w:w="100" w:type="dxa"/>
              <w:bottom w:w="100" w:type="dxa"/>
              <w:right w:w="100" w:type="dxa"/>
            </w:tcMar>
            <w:vAlign w:val="center"/>
          </w:tcPr>
          <w:p w14:paraId="33B483C7" w14:textId="6D5726BA" w:rsidR="00E022A7" w:rsidRPr="004C7319" w:rsidRDefault="00E022A7" w:rsidP="005412CE">
            <w:pPr>
              <w:spacing w:after="120"/>
              <w:jc w:val="left"/>
              <w:rPr>
                <w:rFonts w:cs="Arial"/>
                <w:lang w:val="en-US"/>
                <w:rPrChange w:id="130" w:author="JHON JAIRO RODRIGUEZ PEREZ" w:date="2022-06-10T14:58:00Z">
                  <w:rPr>
                    <w:rFonts w:cs="Arial"/>
                  </w:rPr>
                </w:rPrChange>
              </w:rPr>
            </w:pPr>
            <w:r>
              <w:rPr>
                <w:rFonts w:cs="Arial"/>
              </w:rPr>
              <w:t>Shurprofe. (2019</w:t>
            </w:r>
            <w:r w:rsidRPr="007204F7">
              <w:rPr>
                <w:rFonts w:cs="Arial"/>
              </w:rPr>
              <w:t xml:space="preserve">). </w:t>
            </w:r>
            <w:r w:rsidRPr="005412CE">
              <w:rPr>
                <w:rFonts w:cs="Arial"/>
                <w:i/>
              </w:rPr>
              <w:t>Gráficos estadísticos, diagrama de barras, histograma, diagrama sectores, Estadística Descriptiva</w:t>
            </w:r>
            <w:r>
              <w:rPr>
                <w:rFonts w:cs="Arial"/>
              </w:rPr>
              <w:t xml:space="preserve"> </w:t>
            </w:r>
            <w:del w:id="131" w:author="JHON JAIRO RODRIGUEZ PEREZ" w:date="2022-06-10T23:21:00Z">
              <w:r w:rsidDel="00235A38">
                <w:rPr>
                  <w:rFonts w:cs="Arial"/>
                </w:rPr>
                <w:delText>(</w:delText>
              </w:r>
            </w:del>
            <w:ins w:id="132" w:author="JHON JAIRO RODRIGUEZ PEREZ" w:date="2022-06-10T23:21:00Z">
              <w:r w:rsidR="00235A38">
                <w:rPr>
                  <w:rFonts w:cs="Arial"/>
                </w:rPr>
                <w:t>[</w:t>
              </w:r>
            </w:ins>
            <w:r>
              <w:rPr>
                <w:rFonts w:cs="Arial"/>
              </w:rPr>
              <w:t>Video</w:t>
            </w:r>
            <w:ins w:id="133" w:author="JHON JAIRO RODRIGUEZ PEREZ" w:date="2022-06-10T23:21:00Z">
              <w:r w:rsidR="00235A38">
                <w:rPr>
                  <w:rFonts w:cs="Arial"/>
                </w:rPr>
                <w:t>]</w:t>
              </w:r>
            </w:ins>
            <w:del w:id="134" w:author="JHON JAIRO RODRIGUEZ PEREZ" w:date="2022-06-10T23:21:00Z">
              <w:r w:rsidDel="00235A38">
                <w:rPr>
                  <w:rFonts w:cs="Arial"/>
                </w:rPr>
                <w:delText>)</w:delText>
              </w:r>
            </w:del>
            <w:r>
              <w:rPr>
                <w:rFonts w:cs="Arial"/>
              </w:rPr>
              <w:t xml:space="preserve">. </w:t>
            </w:r>
            <w:r w:rsidRPr="004C7319">
              <w:rPr>
                <w:rFonts w:cs="Arial"/>
                <w:lang w:val="en-US"/>
                <w:rPrChange w:id="135" w:author="JHON JAIRO RODRIGUEZ PEREZ" w:date="2022-06-10T14:58:00Z">
                  <w:rPr>
                    <w:rFonts w:cs="Arial"/>
                  </w:rPr>
                </w:rPrChange>
              </w:rPr>
              <w:t xml:space="preserve">YouTube. </w:t>
            </w:r>
            <w:r w:rsidR="00995C7A">
              <w:fldChar w:fldCharType="begin"/>
            </w:r>
            <w:r w:rsidR="00995C7A" w:rsidRPr="004C7319">
              <w:rPr>
                <w:lang w:val="en-US"/>
                <w:rPrChange w:id="136" w:author="JHON JAIRO RODRIGUEZ PEREZ" w:date="2022-06-10T14:58:00Z">
                  <w:rPr/>
                </w:rPrChange>
              </w:rPr>
              <w:instrText xml:space="preserve"> HYPERLINK "https://www.youtube.com/watch?v=RE9eNdJuMGQ&amp;ab_channel=shurprofe" </w:instrText>
            </w:r>
            <w:r w:rsidR="00995C7A">
              <w:fldChar w:fldCharType="separate"/>
            </w:r>
            <w:r w:rsidRPr="004C7319">
              <w:rPr>
                <w:rStyle w:val="Hipervnculo"/>
                <w:rFonts w:cs="Arial"/>
                <w:lang w:val="en-US"/>
                <w:rPrChange w:id="137" w:author="JHON JAIRO RODRIGUEZ PEREZ" w:date="2022-06-10T14:58:00Z">
                  <w:rPr>
                    <w:rStyle w:val="Hipervnculo"/>
                    <w:rFonts w:cs="Arial"/>
                  </w:rPr>
                </w:rPrChange>
              </w:rPr>
              <w:t>https://www.youtube.com/watch?v=RE9eNdJuMGQ&amp;ab_channel=shurprofe</w:t>
            </w:r>
            <w:r w:rsidR="00995C7A">
              <w:rPr>
                <w:rStyle w:val="Hipervnculo"/>
                <w:rFonts w:cs="Arial"/>
              </w:rPr>
              <w:fldChar w:fldCharType="end"/>
            </w:r>
            <w:r w:rsidRPr="004C7319">
              <w:rPr>
                <w:rFonts w:cs="Arial"/>
                <w:lang w:val="en-US"/>
                <w:rPrChange w:id="138" w:author="JHON JAIRO RODRIGUEZ PEREZ" w:date="2022-06-10T14:58:00Z">
                  <w:rPr>
                    <w:rFonts w:cs="Arial"/>
                  </w:rPr>
                </w:rPrChange>
              </w:rPr>
              <w:t xml:space="preserve"> </w:t>
            </w:r>
          </w:p>
        </w:tc>
        <w:tc>
          <w:tcPr>
            <w:tcW w:w="2519" w:type="dxa"/>
            <w:tcMar>
              <w:top w:w="100" w:type="dxa"/>
              <w:left w:w="100" w:type="dxa"/>
              <w:bottom w:w="100" w:type="dxa"/>
              <w:right w:w="100" w:type="dxa"/>
            </w:tcMar>
            <w:vAlign w:val="center"/>
          </w:tcPr>
          <w:p w14:paraId="2F304AED" w14:textId="77777777" w:rsidR="00E022A7" w:rsidRPr="007204F7" w:rsidRDefault="00E022A7" w:rsidP="005412CE">
            <w:pPr>
              <w:spacing w:after="120"/>
              <w:jc w:val="center"/>
              <w:rPr>
                <w:rFonts w:cs="Arial"/>
              </w:rPr>
            </w:pPr>
            <w:r w:rsidRPr="007204F7">
              <w:rPr>
                <w:rFonts w:cs="Arial"/>
              </w:rPr>
              <w:t>Vídeo</w:t>
            </w:r>
          </w:p>
        </w:tc>
        <w:tc>
          <w:tcPr>
            <w:tcW w:w="2519" w:type="dxa"/>
            <w:tcMar>
              <w:top w:w="100" w:type="dxa"/>
              <w:left w:w="100" w:type="dxa"/>
              <w:bottom w:w="100" w:type="dxa"/>
              <w:right w:w="100" w:type="dxa"/>
            </w:tcMar>
            <w:vAlign w:val="center"/>
          </w:tcPr>
          <w:p w14:paraId="11426134" w14:textId="15550947" w:rsidR="00E022A7" w:rsidRPr="007204F7" w:rsidRDefault="00E77E7D" w:rsidP="005412CE">
            <w:pPr>
              <w:spacing w:after="120"/>
              <w:jc w:val="left"/>
              <w:rPr>
                <w:rFonts w:cs="Arial"/>
              </w:rPr>
            </w:pPr>
            <w:hyperlink r:id="rId54" w:history="1">
              <w:r w:rsidR="00E022A7" w:rsidRPr="00581A4F">
                <w:rPr>
                  <w:rStyle w:val="Hipervnculo"/>
                  <w:rFonts w:cs="Arial"/>
                </w:rPr>
                <w:t>http</w:t>
              </w:r>
              <w:bookmarkStart w:id="139" w:name="_Hlt83428040"/>
              <w:bookmarkStart w:id="140" w:name="_Hlt83428041"/>
              <w:r w:rsidR="00E022A7" w:rsidRPr="00581A4F">
                <w:rPr>
                  <w:rStyle w:val="Hipervnculo"/>
                  <w:rFonts w:cs="Arial"/>
                </w:rPr>
                <w:t>s</w:t>
              </w:r>
              <w:bookmarkEnd w:id="139"/>
              <w:bookmarkEnd w:id="140"/>
              <w:r w:rsidR="00E022A7" w:rsidRPr="00581A4F">
                <w:rPr>
                  <w:rStyle w:val="Hipervnculo"/>
                  <w:rFonts w:cs="Arial"/>
                </w:rPr>
                <w:t>://www.youtube.com/watch?v=RE9eNdJuMGQ&amp;ab_channel=shurprofe</w:t>
              </w:r>
            </w:hyperlink>
            <w:r w:rsidR="00E022A7">
              <w:rPr>
                <w:rFonts w:cs="Arial"/>
              </w:rPr>
              <w:t xml:space="preserve"> </w:t>
            </w:r>
          </w:p>
        </w:tc>
      </w:tr>
      <w:tr w:rsidR="00E022A7" w:rsidRPr="007204F7" w14:paraId="416AD092" w14:textId="77777777" w:rsidTr="005412CE">
        <w:trPr>
          <w:trHeight w:val="182"/>
        </w:trPr>
        <w:tc>
          <w:tcPr>
            <w:tcW w:w="2517" w:type="dxa"/>
            <w:vMerge/>
            <w:tcMar>
              <w:top w:w="100" w:type="dxa"/>
              <w:left w:w="100" w:type="dxa"/>
              <w:bottom w:w="100" w:type="dxa"/>
              <w:right w:w="100" w:type="dxa"/>
            </w:tcMar>
            <w:vAlign w:val="center"/>
          </w:tcPr>
          <w:p w14:paraId="626892C7" w14:textId="29E7254D" w:rsidR="00E022A7" w:rsidRPr="007204F7" w:rsidRDefault="00E022A7" w:rsidP="005412CE">
            <w:pPr>
              <w:spacing w:after="120"/>
              <w:jc w:val="left"/>
              <w:rPr>
                <w:rFonts w:cs="Arial"/>
              </w:rPr>
            </w:pPr>
          </w:p>
        </w:tc>
        <w:tc>
          <w:tcPr>
            <w:tcW w:w="2517" w:type="dxa"/>
            <w:tcMar>
              <w:top w:w="100" w:type="dxa"/>
              <w:left w:w="100" w:type="dxa"/>
              <w:bottom w:w="100" w:type="dxa"/>
              <w:right w:w="100" w:type="dxa"/>
            </w:tcMar>
            <w:vAlign w:val="center"/>
          </w:tcPr>
          <w:p w14:paraId="60D3BE5F" w14:textId="7451BA79" w:rsidR="00E022A7" w:rsidRPr="007204F7" w:rsidRDefault="00E022A7" w:rsidP="005412CE">
            <w:pPr>
              <w:spacing w:after="120"/>
              <w:jc w:val="left"/>
              <w:rPr>
                <w:rFonts w:cs="Arial"/>
              </w:rPr>
            </w:pPr>
            <w:r>
              <w:rPr>
                <w:rFonts w:cs="Arial"/>
              </w:rPr>
              <w:t>Alex, M. (2017</w:t>
            </w:r>
            <w:r w:rsidRPr="007204F7">
              <w:rPr>
                <w:rFonts w:cs="Arial"/>
              </w:rPr>
              <w:t xml:space="preserve">). </w:t>
            </w:r>
            <w:r w:rsidRPr="00E022A7">
              <w:rPr>
                <w:rFonts w:cs="Arial"/>
                <w:i/>
              </w:rPr>
              <w:t>Varianza, Desviación Estándar y Coeficiente de Variación | Datos agrupados en intervalos</w:t>
            </w:r>
            <w:r>
              <w:rPr>
                <w:rFonts w:cs="Arial"/>
              </w:rPr>
              <w:t xml:space="preserve"> </w:t>
            </w:r>
            <w:del w:id="141" w:author="JHON JAIRO RODRIGUEZ PEREZ" w:date="2022-06-10T23:22:00Z">
              <w:r w:rsidDel="00235A38">
                <w:rPr>
                  <w:rFonts w:cs="Arial"/>
                </w:rPr>
                <w:delText>(</w:delText>
              </w:r>
            </w:del>
            <w:ins w:id="142" w:author="JHON JAIRO RODRIGUEZ PEREZ" w:date="2022-06-10T23:22:00Z">
              <w:r w:rsidR="00235A38">
                <w:rPr>
                  <w:rFonts w:cs="Arial"/>
                </w:rPr>
                <w:t>[</w:t>
              </w:r>
            </w:ins>
            <w:r>
              <w:rPr>
                <w:rFonts w:cs="Arial"/>
              </w:rPr>
              <w:t>Video</w:t>
            </w:r>
            <w:ins w:id="143" w:author="JHON JAIRO RODRIGUEZ PEREZ" w:date="2022-06-10T23:22:00Z">
              <w:r w:rsidR="00235A38">
                <w:rPr>
                  <w:rFonts w:cs="Arial"/>
                </w:rPr>
                <w:t>]</w:t>
              </w:r>
            </w:ins>
            <w:del w:id="144" w:author="JHON JAIRO RODRIGUEZ PEREZ" w:date="2022-06-10T23:22:00Z">
              <w:r w:rsidDel="00235A38">
                <w:rPr>
                  <w:rFonts w:cs="Arial"/>
                </w:rPr>
                <w:delText>)</w:delText>
              </w:r>
            </w:del>
            <w:r>
              <w:rPr>
                <w:rFonts w:cs="Arial"/>
              </w:rPr>
              <w:t xml:space="preserve">. YouTube. </w:t>
            </w:r>
            <w:hyperlink r:id="rId55" w:history="1">
              <w:r w:rsidRPr="00581A4F">
                <w:rPr>
                  <w:rStyle w:val="Hipervnculo"/>
                  <w:rFonts w:cs="Arial"/>
                </w:rPr>
                <w:t>https://youtu.be/1myBo87lYyU</w:t>
              </w:r>
            </w:hyperlink>
          </w:p>
        </w:tc>
        <w:tc>
          <w:tcPr>
            <w:tcW w:w="2519" w:type="dxa"/>
            <w:tcMar>
              <w:top w:w="100" w:type="dxa"/>
              <w:left w:w="100" w:type="dxa"/>
              <w:bottom w:w="100" w:type="dxa"/>
              <w:right w:w="100" w:type="dxa"/>
            </w:tcMar>
            <w:vAlign w:val="center"/>
          </w:tcPr>
          <w:p w14:paraId="363B39CC" w14:textId="77777777" w:rsidR="00E022A7" w:rsidRPr="007204F7" w:rsidRDefault="00E022A7" w:rsidP="005412CE">
            <w:pPr>
              <w:spacing w:after="120"/>
              <w:jc w:val="center"/>
              <w:rPr>
                <w:rFonts w:cs="Arial"/>
              </w:rPr>
            </w:pPr>
            <w:r w:rsidRPr="007204F7">
              <w:rPr>
                <w:rFonts w:cs="Arial"/>
              </w:rPr>
              <w:t>Vídeo</w:t>
            </w:r>
          </w:p>
        </w:tc>
        <w:tc>
          <w:tcPr>
            <w:tcW w:w="2519" w:type="dxa"/>
            <w:tcMar>
              <w:top w:w="100" w:type="dxa"/>
              <w:left w:w="100" w:type="dxa"/>
              <w:bottom w:w="100" w:type="dxa"/>
              <w:right w:w="100" w:type="dxa"/>
            </w:tcMar>
            <w:vAlign w:val="center"/>
          </w:tcPr>
          <w:p w14:paraId="1925278B" w14:textId="1136B4E0" w:rsidR="00E022A7" w:rsidRPr="007204F7" w:rsidRDefault="00E77E7D" w:rsidP="005412CE">
            <w:pPr>
              <w:spacing w:after="120"/>
              <w:jc w:val="left"/>
              <w:rPr>
                <w:rFonts w:cs="Arial"/>
              </w:rPr>
            </w:pPr>
            <w:hyperlink r:id="rId56" w:history="1">
              <w:r w:rsidR="00E022A7" w:rsidRPr="00581A4F">
                <w:rPr>
                  <w:rStyle w:val="Hipervnculo"/>
                  <w:rFonts w:cs="Arial"/>
                </w:rPr>
                <w:t>https://youtu.be/1myBo87lYyU</w:t>
              </w:r>
            </w:hyperlink>
            <w:r w:rsidR="00E022A7">
              <w:rPr>
                <w:rFonts w:cs="Arial"/>
              </w:rPr>
              <w:t xml:space="preserve"> </w:t>
            </w:r>
          </w:p>
        </w:tc>
      </w:tr>
      <w:tr w:rsidR="00E022A7" w:rsidRPr="007204F7" w14:paraId="2E9907C8" w14:textId="77777777" w:rsidTr="005412CE">
        <w:trPr>
          <w:trHeight w:val="182"/>
        </w:trPr>
        <w:tc>
          <w:tcPr>
            <w:tcW w:w="2517" w:type="dxa"/>
            <w:vMerge/>
            <w:tcMar>
              <w:top w:w="100" w:type="dxa"/>
              <w:left w:w="100" w:type="dxa"/>
              <w:bottom w:w="100" w:type="dxa"/>
              <w:right w:w="100" w:type="dxa"/>
            </w:tcMar>
            <w:vAlign w:val="center"/>
          </w:tcPr>
          <w:p w14:paraId="685549D4" w14:textId="238ECB39" w:rsidR="00E022A7" w:rsidRPr="007204F7" w:rsidRDefault="00E022A7" w:rsidP="005412CE">
            <w:pPr>
              <w:spacing w:after="120"/>
              <w:jc w:val="left"/>
              <w:rPr>
                <w:rFonts w:cs="Arial"/>
              </w:rPr>
            </w:pPr>
          </w:p>
        </w:tc>
        <w:tc>
          <w:tcPr>
            <w:tcW w:w="2517" w:type="dxa"/>
            <w:tcMar>
              <w:top w:w="100" w:type="dxa"/>
              <w:left w:w="100" w:type="dxa"/>
              <w:bottom w:w="100" w:type="dxa"/>
              <w:right w:w="100" w:type="dxa"/>
            </w:tcMar>
            <w:vAlign w:val="center"/>
          </w:tcPr>
          <w:p w14:paraId="2AFE41C1" w14:textId="7C37BE05" w:rsidR="00E022A7" w:rsidRPr="007204F7" w:rsidRDefault="00E022A7" w:rsidP="005412CE">
            <w:pPr>
              <w:spacing w:after="120"/>
              <w:jc w:val="left"/>
              <w:rPr>
                <w:rFonts w:cs="Arial"/>
              </w:rPr>
            </w:pPr>
            <w:r w:rsidRPr="007204F7">
              <w:rPr>
                <w:rFonts w:cs="Arial"/>
              </w:rPr>
              <w:t>Alex, M</w:t>
            </w:r>
            <w:r>
              <w:rPr>
                <w:rFonts w:cs="Arial"/>
              </w:rPr>
              <w:t>. (2017</w:t>
            </w:r>
            <w:r w:rsidRPr="007204F7">
              <w:rPr>
                <w:rFonts w:cs="Arial"/>
              </w:rPr>
              <w:t xml:space="preserve">). </w:t>
            </w:r>
            <w:r w:rsidRPr="00E022A7">
              <w:rPr>
                <w:rFonts w:cs="Arial"/>
                <w:i/>
              </w:rPr>
              <w:t>Media, mediana y moda | Datos ag</w:t>
            </w:r>
            <w:r>
              <w:rPr>
                <w:rFonts w:cs="Arial"/>
                <w:i/>
              </w:rPr>
              <w:t xml:space="preserve">rupados en intervalos Ejemplo 1 </w:t>
            </w:r>
            <w:ins w:id="145" w:author="JHON JAIRO RODRIGUEZ PEREZ" w:date="2022-06-10T23:23:00Z">
              <w:r w:rsidR="00702360">
                <w:rPr>
                  <w:rFonts w:cs="Arial"/>
                </w:rPr>
                <w:t>[</w:t>
              </w:r>
            </w:ins>
            <w:del w:id="146" w:author="JHON JAIRO RODRIGUEZ PEREZ" w:date="2022-06-10T23:23:00Z">
              <w:r w:rsidDel="00702360">
                <w:rPr>
                  <w:rFonts w:cs="Arial"/>
                </w:rPr>
                <w:delText>(</w:delText>
              </w:r>
            </w:del>
            <w:r>
              <w:rPr>
                <w:rFonts w:cs="Arial"/>
              </w:rPr>
              <w:t>Video</w:t>
            </w:r>
            <w:ins w:id="147" w:author="JHON JAIRO RODRIGUEZ PEREZ" w:date="2022-06-10T23:23:00Z">
              <w:r w:rsidR="00702360">
                <w:rPr>
                  <w:rFonts w:cs="Arial"/>
                </w:rPr>
                <w:t>]</w:t>
              </w:r>
            </w:ins>
            <w:del w:id="148" w:author="JHON JAIRO RODRIGUEZ PEREZ" w:date="2022-06-10T23:23:00Z">
              <w:r w:rsidDel="00702360">
                <w:rPr>
                  <w:rFonts w:cs="Arial"/>
                </w:rPr>
                <w:delText>)</w:delText>
              </w:r>
            </w:del>
            <w:r>
              <w:rPr>
                <w:rFonts w:cs="Arial"/>
              </w:rPr>
              <w:t xml:space="preserve">. YouTube. </w:t>
            </w:r>
            <w:hyperlink r:id="rId57" w:history="1">
              <w:r w:rsidRPr="00581A4F">
                <w:rPr>
                  <w:rStyle w:val="Hipervnculo"/>
                  <w:rFonts w:cs="Arial"/>
                </w:rPr>
                <w:t>https://www.youtube.com/watch?v=5bZXpfxwHqk</w:t>
              </w:r>
            </w:hyperlink>
          </w:p>
        </w:tc>
        <w:tc>
          <w:tcPr>
            <w:tcW w:w="2519" w:type="dxa"/>
            <w:tcMar>
              <w:top w:w="100" w:type="dxa"/>
              <w:left w:w="100" w:type="dxa"/>
              <w:bottom w:w="100" w:type="dxa"/>
              <w:right w:w="100" w:type="dxa"/>
            </w:tcMar>
            <w:vAlign w:val="center"/>
          </w:tcPr>
          <w:p w14:paraId="772D46A0" w14:textId="77777777" w:rsidR="00E022A7" w:rsidRPr="007204F7" w:rsidRDefault="00E022A7" w:rsidP="005412CE">
            <w:pPr>
              <w:spacing w:after="120"/>
              <w:jc w:val="center"/>
              <w:rPr>
                <w:rFonts w:cs="Arial"/>
              </w:rPr>
            </w:pPr>
            <w:r w:rsidRPr="007204F7">
              <w:rPr>
                <w:rFonts w:cs="Arial"/>
              </w:rPr>
              <w:t>Vídeo</w:t>
            </w:r>
          </w:p>
        </w:tc>
        <w:tc>
          <w:tcPr>
            <w:tcW w:w="2519" w:type="dxa"/>
            <w:tcMar>
              <w:top w:w="100" w:type="dxa"/>
              <w:left w:w="100" w:type="dxa"/>
              <w:bottom w:w="100" w:type="dxa"/>
              <w:right w:w="100" w:type="dxa"/>
            </w:tcMar>
            <w:vAlign w:val="center"/>
          </w:tcPr>
          <w:p w14:paraId="1EFB6D33" w14:textId="0C12F1ED" w:rsidR="00E022A7" w:rsidRPr="007204F7" w:rsidRDefault="00E77E7D" w:rsidP="005412CE">
            <w:pPr>
              <w:spacing w:after="120"/>
              <w:jc w:val="left"/>
              <w:rPr>
                <w:rFonts w:cs="Arial"/>
              </w:rPr>
            </w:pPr>
            <w:hyperlink r:id="rId58" w:history="1">
              <w:r w:rsidR="00E022A7" w:rsidRPr="00581A4F">
                <w:rPr>
                  <w:rStyle w:val="Hipervnculo"/>
                  <w:rFonts w:cs="Arial"/>
                </w:rPr>
                <w:t>https://www.youtube.com/watch?v=5bZXpfxwHqk</w:t>
              </w:r>
            </w:hyperlink>
            <w:r w:rsidR="00E022A7">
              <w:rPr>
                <w:rFonts w:cs="Arial"/>
              </w:rPr>
              <w:t xml:space="preserve"> </w:t>
            </w:r>
          </w:p>
        </w:tc>
      </w:tr>
      <w:tr w:rsidR="00E022A7" w:rsidRPr="007204F7" w14:paraId="70E3C044" w14:textId="77777777" w:rsidTr="005412CE">
        <w:trPr>
          <w:trHeight w:val="182"/>
        </w:trPr>
        <w:tc>
          <w:tcPr>
            <w:tcW w:w="2517" w:type="dxa"/>
            <w:vMerge/>
            <w:tcMar>
              <w:top w:w="100" w:type="dxa"/>
              <w:left w:w="100" w:type="dxa"/>
              <w:bottom w:w="100" w:type="dxa"/>
              <w:right w:w="100" w:type="dxa"/>
            </w:tcMar>
            <w:vAlign w:val="center"/>
          </w:tcPr>
          <w:p w14:paraId="2811F807" w14:textId="381711CA" w:rsidR="00E022A7" w:rsidRPr="007204F7" w:rsidRDefault="00E022A7" w:rsidP="005412CE">
            <w:pPr>
              <w:spacing w:after="120"/>
              <w:jc w:val="left"/>
              <w:rPr>
                <w:rFonts w:cs="Arial"/>
              </w:rPr>
            </w:pPr>
          </w:p>
        </w:tc>
        <w:tc>
          <w:tcPr>
            <w:tcW w:w="2517" w:type="dxa"/>
            <w:tcMar>
              <w:top w:w="100" w:type="dxa"/>
              <w:left w:w="100" w:type="dxa"/>
              <w:bottom w:w="100" w:type="dxa"/>
              <w:right w:w="100" w:type="dxa"/>
            </w:tcMar>
            <w:vAlign w:val="center"/>
          </w:tcPr>
          <w:p w14:paraId="5464FD2F" w14:textId="253225B2" w:rsidR="00E022A7" w:rsidRPr="007204F7" w:rsidRDefault="00E022A7" w:rsidP="00E022A7">
            <w:pPr>
              <w:spacing w:after="120"/>
              <w:jc w:val="left"/>
              <w:rPr>
                <w:rFonts w:cs="Arial"/>
              </w:rPr>
            </w:pPr>
            <w:r w:rsidRPr="007204F7">
              <w:rPr>
                <w:rFonts w:cs="Arial"/>
              </w:rPr>
              <w:t xml:space="preserve">Alex, </w:t>
            </w:r>
            <w:r>
              <w:rPr>
                <w:rFonts w:cs="Arial"/>
              </w:rPr>
              <w:t>M. (2017</w:t>
            </w:r>
            <w:r w:rsidRPr="007204F7">
              <w:rPr>
                <w:rFonts w:cs="Arial"/>
              </w:rPr>
              <w:t xml:space="preserve">). </w:t>
            </w:r>
            <w:r w:rsidRPr="00E022A7">
              <w:rPr>
                <w:rFonts w:cs="Arial"/>
                <w:i/>
              </w:rPr>
              <w:t>Tabla de frecuencias agrupada en intervalos | Ejemplo 1.</w:t>
            </w:r>
            <w:r w:rsidRPr="007204F7">
              <w:rPr>
                <w:rFonts w:cs="Arial"/>
              </w:rPr>
              <w:t xml:space="preserve"> </w:t>
            </w:r>
            <w:ins w:id="149" w:author="JHON JAIRO RODRIGUEZ PEREZ" w:date="2022-06-10T23:23:00Z">
              <w:r w:rsidR="00702360">
                <w:rPr>
                  <w:rFonts w:cs="Arial"/>
                </w:rPr>
                <w:t>[</w:t>
              </w:r>
            </w:ins>
            <w:del w:id="150" w:author="JHON JAIRO RODRIGUEZ PEREZ" w:date="2022-06-10T23:23:00Z">
              <w:r w:rsidDel="00702360">
                <w:rPr>
                  <w:rFonts w:cs="Arial"/>
                </w:rPr>
                <w:delText>(</w:delText>
              </w:r>
            </w:del>
            <w:r>
              <w:rPr>
                <w:rFonts w:cs="Arial"/>
              </w:rPr>
              <w:t>Video</w:t>
            </w:r>
            <w:ins w:id="151" w:author="JHON JAIRO RODRIGUEZ PEREZ" w:date="2022-06-10T23:24:00Z">
              <w:r w:rsidR="00702360">
                <w:rPr>
                  <w:rFonts w:cs="Arial"/>
                </w:rPr>
                <w:t>]</w:t>
              </w:r>
            </w:ins>
            <w:del w:id="152" w:author="JHON JAIRO RODRIGUEZ PEREZ" w:date="2022-06-10T23:24:00Z">
              <w:r w:rsidDel="00702360">
                <w:rPr>
                  <w:rFonts w:cs="Arial"/>
                </w:rPr>
                <w:delText>)</w:delText>
              </w:r>
            </w:del>
            <w:r>
              <w:rPr>
                <w:rFonts w:cs="Arial"/>
              </w:rPr>
              <w:t xml:space="preserve">. YouTube. </w:t>
            </w:r>
            <w:hyperlink r:id="rId59" w:history="1">
              <w:r w:rsidRPr="00581A4F">
                <w:rPr>
                  <w:rStyle w:val="Hipervnculo"/>
                  <w:rFonts w:cs="Arial"/>
                </w:rPr>
                <w:t>https://youtu.be/CuKr7GzohbI</w:t>
              </w:r>
            </w:hyperlink>
          </w:p>
        </w:tc>
        <w:tc>
          <w:tcPr>
            <w:tcW w:w="2519" w:type="dxa"/>
            <w:tcMar>
              <w:top w:w="100" w:type="dxa"/>
              <w:left w:w="100" w:type="dxa"/>
              <w:bottom w:w="100" w:type="dxa"/>
              <w:right w:w="100" w:type="dxa"/>
            </w:tcMar>
            <w:vAlign w:val="center"/>
          </w:tcPr>
          <w:p w14:paraId="4151C958" w14:textId="4A350CB0" w:rsidR="00E022A7" w:rsidRPr="007204F7" w:rsidRDefault="00E022A7" w:rsidP="005412CE">
            <w:pPr>
              <w:spacing w:after="120"/>
              <w:jc w:val="center"/>
              <w:rPr>
                <w:rFonts w:cs="Arial"/>
              </w:rPr>
            </w:pPr>
            <w:r w:rsidRPr="007204F7">
              <w:rPr>
                <w:rFonts w:cs="Arial"/>
              </w:rPr>
              <w:t>Vídeo</w:t>
            </w:r>
          </w:p>
        </w:tc>
        <w:tc>
          <w:tcPr>
            <w:tcW w:w="2519" w:type="dxa"/>
            <w:tcMar>
              <w:top w:w="100" w:type="dxa"/>
              <w:left w:w="100" w:type="dxa"/>
              <w:bottom w:w="100" w:type="dxa"/>
              <w:right w:w="100" w:type="dxa"/>
            </w:tcMar>
            <w:vAlign w:val="center"/>
          </w:tcPr>
          <w:p w14:paraId="79A60391" w14:textId="3BC945BD" w:rsidR="00E022A7" w:rsidRPr="007204F7" w:rsidRDefault="00E77E7D" w:rsidP="005412CE">
            <w:pPr>
              <w:spacing w:after="120"/>
              <w:jc w:val="left"/>
              <w:rPr>
                <w:rFonts w:cs="Arial"/>
              </w:rPr>
            </w:pPr>
            <w:hyperlink r:id="rId60" w:history="1">
              <w:r w:rsidR="00E022A7" w:rsidRPr="00581A4F">
                <w:rPr>
                  <w:rStyle w:val="Hipervnculo"/>
                  <w:rFonts w:cs="Arial"/>
                </w:rPr>
                <w:t>https://you</w:t>
              </w:r>
              <w:bookmarkStart w:id="153" w:name="_Hlt83427848"/>
              <w:bookmarkStart w:id="154" w:name="_Hlt83427849"/>
              <w:r w:rsidR="00E022A7" w:rsidRPr="00581A4F">
                <w:rPr>
                  <w:rStyle w:val="Hipervnculo"/>
                  <w:rFonts w:cs="Arial"/>
                </w:rPr>
                <w:t>t</w:t>
              </w:r>
              <w:bookmarkEnd w:id="153"/>
              <w:bookmarkEnd w:id="154"/>
              <w:r w:rsidR="00E022A7" w:rsidRPr="00581A4F">
                <w:rPr>
                  <w:rStyle w:val="Hipervnculo"/>
                  <w:rFonts w:cs="Arial"/>
                </w:rPr>
                <w:t>u.be/CuKr7GzohbI</w:t>
              </w:r>
            </w:hyperlink>
            <w:r w:rsidR="00E022A7">
              <w:rPr>
                <w:rFonts w:cs="Arial"/>
              </w:rPr>
              <w:t xml:space="preserve"> </w:t>
            </w:r>
          </w:p>
        </w:tc>
      </w:tr>
    </w:tbl>
    <w:p w14:paraId="3FC7EF5C" w14:textId="77777777" w:rsidR="00826EA7" w:rsidRPr="007204F7" w:rsidRDefault="00826EA7" w:rsidP="007204F7">
      <w:pPr>
        <w:spacing w:after="120"/>
        <w:rPr>
          <w:rFonts w:cs="Arial"/>
        </w:rPr>
      </w:pPr>
    </w:p>
    <w:p w14:paraId="743666AC" w14:textId="77777777" w:rsidR="00826EA7" w:rsidRPr="007204F7" w:rsidRDefault="00826EA7" w:rsidP="007204F7">
      <w:pPr>
        <w:spacing w:after="120"/>
        <w:rPr>
          <w:rFonts w:cs="Arial"/>
        </w:rPr>
      </w:pPr>
    </w:p>
    <w:p w14:paraId="660DD4E9" w14:textId="77777777" w:rsidR="00826EA7" w:rsidRPr="007204F7" w:rsidRDefault="0036653B" w:rsidP="005412CE">
      <w:pPr>
        <w:numPr>
          <w:ilvl w:val="0"/>
          <w:numId w:val="1"/>
        </w:numPr>
        <w:pBdr>
          <w:top w:val="nil"/>
          <w:left w:val="nil"/>
          <w:bottom w:val="nil"/>
          <w:right w:val="nil"/>
          <w:between w:val="nil"/>
        </w:pBdr>
        <w:spacing w:after="120"/>
        <w:ind w:left="284" w:hanging="284"/>
        <w:rPr>
          <w:rFonts w:cs="Arial"/>
          <w:b/>
        </w:rPr>
      </w:pPr>
      <w:r w:rsidRPr="007204F7">
        <w:rPr>
          <w:rFonts w:cs="Arial"/>
          <w:b/>
        </w:rPr>
        <w:t xml:space="preserve">GLOSARIO: </w:t>
      </w:r>
    </w:p>
    <w:tbl>
      <w:tblPr>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5" w:type="dxa"/>
          <w:left w:w="15" w:type="dxa"/>
          <w:bottom w:w="15" w:type="dxa"/>
          <w:right w:w="15" w:type="dxa"/>
        </w:tblCellMar>
        <w:tblLook w:val="0400" w:firstRow="0" w:lastRow="0" w:firstColumn="0" w:lastColumn="0" w:noHBand="0" w:noVBand="1"/>
      </w:tblPr>
      <w:tblGrid>
        <w:gridCol w:w="2122"/>
        <w:gridCol w:w="7840"/>
      </w:tblGrid>
      <w:tr w:rsidR="000E2FA1" w:rsidRPr="007204F7" w14:paraId="161DA76E" w14:textId="77777777" w:rsidTr="0010068A">
        <w:trPr>
          <w:trHeight w:val="214"/>
        </w:trPr>
        <w:tc>
          <w:tcPr>
            <w:tcW w:w="2122" w:type="dxa"/>
            <w:shd w:val="clear" w:color="auto" w:fill="auto"/>
            <w:tcMar>
              <w:top w:w="100" w:type="dxa"/>
              <w:left w:w="100" w:type="dxa"/>
              <w:bottom w:w="100" w:type="dxa"/>
              <w:right w:w="100" w:type="dxa"/>
            </w:tcMar>
          </w:tcPr>
          <w:p w14:paraId="3BADD55F" w14:textId="77777777" w:rsidR="00826EA7" w:rsidRPr="007204F7" w:rsidRDefault="0036653B" w:rsidP="007204F7">
            <w:pPr>
              <w:spacing w:after="120"/>
              <w:jc w:val="center"/>
              <w:rPr>
                <w:rFonts w:cs="Arial"/>
                <w:b/>
              </w:rPr>
            </w:pPr>
            <w:r w:rsidRPr="007204F7">
              <w:rPr>
                <w:rFonts w:cs="Arial"/>
                <w:b/>
              </w:rPr>
              <w:t>TÉRMINO</w:t>
            </w:r>
          </w:p>
        </w:tc>
        <w:tc>
          <w:tcPr>
            <w:tcW w:w="7840" w:type="dxa"/>
            <w:shd w:val="clear" w:color="auto" w:fill="auto"/>
            <w:tcMar>
              <w:top w:w="100" w:type="dxa"/>
              <w:left w:w="100" w:type="dxa"/>
              <w:bottom w:w="100" w:type="dxa"/>
              <w:right w:w="100" w:type="dxa"/>
            </w:tcMar>
          </w:tcPr>
          <w:p w14:paraId="16DF787A" w14:textId="77777777" w:rsidR="00826EA7" w:rsidRPr="007204F7" w:rsidRDefault="0036653B" w:rsidP="007204F7">
            <w:pPr>
              <w:spacing w:after="120"/>
              <w:jc w:val="center"/>
              <w:rPr>
                <w:rFonts w:cs="Arial"/>
                <w:b/>
              </w:rPr>
            </w:pPr>
            <w:r w:rsidRPr="007204F7">
              <w:rPr>
                <w:rFonts w:cs="Arial"/>
                <w:b/>
              </w:rPr>
              <w:t>SIGNIFICADO</w:t>
            </w:r>
          </w:p>
        </w:tc>
      </w:tr>
      <w:tr w:rsidR="000E2FA1" w:rsidRPr="007204F7" w14:paraId="217693B6" w14:textId="77777777" w:rsidTr="007668E1">
        <w:trPr>
          <w:trHeight w:val="214"/>
        </w:trPr>
        <w:tc>
          <w:tcPr>
            <w:tcW w:w="2122" w:type="dxa"/>
            <w:shd w:val="clear" w:color="auto" w:fill="auto"/>
            <w:tcMar>
              <w:top w:w="100" w:type="dxa"/>
              <w:left w:w="100" w:type="dxa"/>
              <w:bottom w:w="100" w:type="dxa"/>
              <w:right w:w="100" w:type="dxa"/>
            </w:tcMar>
            <w:vAlign w:val="center"/>
          </w:tcPr>
          <w:p w14:paraId="0AACE8E7" w14:textId="409B777E" w:rsidR="00BF14D1" w:rsidRPr="007204F7" w:rsidRDefault="00F5052D" w:rsidP="007668E1">
            <w:pPr>
              <w:spacing w:after="120"/>
              <w:jc w:val="left"/>
              <w:rPr>
                <w:rFonts w:cs="Arial"/>
              </w:rPr>
            </w:pPr>
            <w:r w:rsidRPr="007204F7">
              <w:rPr>
                <w:rFonts w:cs="Arial"/>
              </w:rPr>
              <w:t>Anticiparse</w:t>
            </w:r>
            <w:del w:id="155" w:author="JHON JAIRO RODRIGUEZ PEREZ" w:date="2022-06-10T23:24:00Z">
              <w:r w:rsidR="007668E1" w:rsidDel="00535FD2">
                <w:rPr>
                  <w:rFonts w:cs="Arial"/>
                </w:rPr>
                <w:delText>:</w:delText>
              </w:r>
            </w:del>
          </w:p>
        </w:tc>
        <w:tc>
          <w:tcPr>
            <w:tcW w:w="7840" w:type="dxa"/>
            <w:shd w:val="clear" w:color="auto" w:fill="auto"/>
            <w:tcMar>
              <w:top w:w="100" w:type="dxa"/>
              <w:left w:w="100" w:type="dxa"/>
              <w:bottom w:w="100" w:type="dxa"/>
              <w:right w:w="100" w:type="dxa"/>
            </w:tcMar>
            <w:vAlign w:val="center"/>
          </w:tcPr>
          <w:p w14:paraId="266F9367" w14:textId="20BD66AD" w:rsidR="00BF14D1" w:rsidRPr="007204F7" w:rsidRDefault="00535FD2" w:rsidP="007668E1">
            <w:pPr>
              <w:spacing w:after="120"/>
              <w:jc w:val="left"/>
              <w:rPr>
                <w:rFonts w:cs="Arial"/>
                <w:bCs/>
              </w:rPr>
            </w:pPr>
            <w:ins w:id="156" w:author="JHON JAIRO RODRIGUEZ PEREZ" w:date="2022-06-10T23:26:00Z">
              <w:r>
                <w:rPr>
                  <w:rFonts w:cs="Arial"/>
                  <w:bCs/>
                </w:rPr>
                <w:t>H</w:t>
              </w:r>
            </w:ins>
            <w:del w:id="157" w:author="JHON JAIRO RODRIGUEZ PEREZ" w:date="2022-06-10T23:26:00Z">
              <w:r w:rsidR="007668E1" w:rsidDel="00535FD2">
                <w:rPr>
                  <w:rFonts w:cs="Arial"/>
                  <w:bCs/>
                </w:rPr>
                <w:delText>h</w:delText>
              </w:r>
            </w:del>
            <w:r w:rsidR="00F5052D" w:rsidRPr="007204F7">
              <w:rPr>
                <w:rFonts w:cs="Arial"/>
                <w:bCs/>
              </w:rPr>
              <w:t>acer una cosa antes que otra persona o antes de lo previsto o actuar con mayor rapidez de reflejos que ella, previendo de antemano su reacción o respuesta.</w:t>
            </w:r>
          </w:p>
        </w:tc>
      </w:tr>
      <w:tr w:rsidR="000E2FA1" w:rsidRPr="007204F7" w14:paraId="2D04DFA3" w14:textId="77777777" w:rsidTr="007668E1">
        <w:trPr>
          <w:trHeight w:val="253"/>
        </w:trPr>
        <w:tc>
          <w:tcPr>
            <w:tcW w:w="2122" w:type="dxa"/>
            <w:shd w:val="clear" w:color="auto" w:fill="auto"/>
            <w:tcMar>
              <w:top w:w="100" w:type="dxa"/>
              <w:left w:w="100" w:type="dxa"/>
              <w:bottom w:w="100" w:type="dxa"/>
              <w:right w:w="100" w:type="dxa"/>
            </w:tcMar>
            <w:vAlign w:val="center"/>
          </w:tcPr>
          <w:p w14:paraId="5D0D76EC" w14:textId="73FC5D8C" w:rsidR="0010068A" w:rsidRPr="007204F7" w:rsidRDefault="007668E1" w:rsidP="007668E1">
            <w:pPr>
              <w:spacing w:after="120"/>
              <w:jc w:val="left"/>
              <w:rPr>
                <w:rFonts w:cs="Arial"/>
                <w:bCs/>
              </w:rPr>
            </w:pPr>
            <w:r>
              <w:rPr>
                <w:rFonts w:cs="Arial"/>
                <w:bCs/>
              </w:rPr>
              <w:t>Cuantía</w:t>
            </w:r>
            <w:del w:id="158" w:author="JHON JAIRO RODRIGUEZ PEREZ" w:date="2022-06-10T23:24:00Z">
              <w:r w:rsidDel="00535FD2">
                <w:rPr>
                  <w:rFonts w:cs="Arial"/>
                  <w:bCs/>
                </w:rPr>
                <w:delText>:</w:delText>
              </w:r>
            </w:del>
          </w:p>
        </w:tc>
        <w:tc>
          <w:tcPr>
            <w:tcW w:w="7840" w:type="dxa"/>
            <w:shd w:val="clear" w:color="auto" w:fill="auto"/>
            <w:tcMar>
              <w:top w:w="100" w:type="dxa"/>
              <w:left w:w="100" w:type="dxa"/>
              <w:bottom w:w="100" w:type="dxa"/>
              <w:right w:w="100" w:type="dxa"/>
            </w:tcMar>
            <w:vAlign w:val="center"/>
          </w:tcPr>
          <w:p w14:paraId="68981259" w14:textId="1D18CB79" w:rsidR="0010068A" w:rsidRPr="007204F7" w:rsidRDefault="00535FD2" w:rsidP="007668E1">
            <w:pPr>
              <w:pBdr>
                <w:top w:val="nil"/>
                <w:left w:val="nil"/>
                <w:bottom w:val="nil"/>
                <w:right w:val="nil"/>
                <w:between w:val="nil"/>
              </w:pBdr>
              <w:spacing w:after="120"/>
              <w:jc w:val="left"/>
              <w:rPr>
                <w:rFonts w:cs="Arial"/>
              </w:rPr>
            </w:pPr>
            <w:ins w:id="159" w:author="JHON JAIRO RODRIGUEZ PEREZ" w:date="2022-06-10T23:26:00Z">
              <w:r>
                <w:rPr>
                  <w:rFonts w:cs="Arial"/>
                </w:rPr>
                <w:t>N</w:t>
              </w:r>
            </w:ins>
            <w:del w:id="160" w:author="JHON JAIRO RODRIGUEZ PEREZ" w:date="2022-06-10T23:26:00Z">
              <w:r w:rsidR="007668E1" w:rsidDel="00535FD2">
                <w:rPr>
                  <w:rFonts w:cs="Arial"/>
                </w:rPr>
                <w:delText>n</w:delText>
              </w:r>
            </w:del>
            <w:r w:rsidR="00F5052D" w:rsidRPr="007204F7">
              <w:rPr>
                <w:rFonts w:cs="Arial"/>
              </w:rPr>
              <w:t>úmero de unidades, tamaño o porción de una cosa, especialmente cuando es indeterminado.</w:t>
            </w:r>
          </w:p>
        </w:tc>
      </w:tr>
      <w:tr w:rsidR="000E2FA1" w:rsidRPr="007204F7" w14:paraId="5C07E3D7" w14:textId="77777777" w:rsidTr="007668E1">
        <w:trPr>
          <w:trHeight w:val="253"/>
        </w:trPr>
        <w:tc>
          <w:tcPr>
            <w:tcW w:w="2122" w:type="dxa"/>
            <w:shd w:val="clear" w:color="auto" w:fill="auto"/>
            <w:tcMar>
              <w:top w:w="100" w:type="dxa"/>
              <w:left w:w="100" w:type="dxa"/>
              <w:bottom w:w="100" w:type="dxa"/>
              <w:right w:w="100" w:type="dxa"/>
            </w:tcMar>
            <w:vAlign w:val="center"/>
          </w:tcPr>
          <w:p w14:paraId="2F043AFF" w14:textId="59B88360" w:rsidR="00756579" w:rsidRPr="007668E1" w:rsidRDefault="00F5052D" w:rsidP="007668E1">
            <w:pPr>
              <w:spacing w:after="120"/>
              <w:jc w:val="left"/>
              <w:rPr>
                <w:rFonts w:cs="Arial"/>
                <w:bCs/>
                <w:shd w:val="clear" w:color="auto" w:fill="FFFFFF"/>
              </w:rPr>
            </w:pPr>
            <w:r w:rsidRPr="007204F7">
              <w:rPr>
                <w:rFonts w:cs="Arial"/>
              </w:rPr>
              <w:t>Diferido (contabilidad)</w:t>
            </w:r>
            <w:del w:id="161" w:author="JHON JAIRO RODRIGUEZ PEREZ" w:date="2022-06-10T23:24:00Z">
              <w:r w:rsidR="007668E1" w:rsidDel="00535FD2">
                <w:rPr>
                  <w:rFonts w:cs="Arial"/>
                </w:rPr>
                <w:delText>:</w:delText>
              </w:r>
            </w:del>
          </w:p>
        </w:tc>
        <w:tc>
          <w:tcPr>
            <w:tcW w:w="7840" w:type="dxa"/>
            <w:shd w:val="clear" w:color="auto" w:fill="auto"/>
            <w:tcMar>
              <w:top w:w="100" w:type="dxa"/>
              <w:left w:w="100" w:type="dxa"/>
              <w:bottom w:w="100" w:type="dxa"/>
              <w:right w:w="100" w:type="dxa"/>
            </w:tcMar>
            <w:vAlign w:val="center"/>
          </w:tcPr>
          <w:p w14:paraId="505806C0" w14:textId="5B42A584" w:rsidR="00756579" w:rsidRPr="007204F7" w:rsidRDefault="00535FD2" w:rsidP="007668E1">
            <w:pPr>
              <w:pBdr>
                <w:top w:val="nil"/>
                <w:left w:val="nil"/>
                <w:bottom w:val="nil"/>
                <w:right w:val="nil"/>
                <w:between w:val="nil"/>
              </w:pBdr>
              <w:spacing w:after="120"/>
              <w:jc w:val="left"/>
              <w:rPr>
                <w:rFonts w:cs="Arial"/>
              </w:rPr>
            </w:pPr>
            <w:ins w:id="162" w:author="JHON JAIRO RODRIGUEZ PEREZ" w:date="2022-06-10T23:26:00Z">
              <w:r>
                <w:rPr>
                  <w:rFonts w:cs="Arial"/>
                </w:rPr>
                <w:t>G</w:t>
              </w:r>
            </w:ins>
            <w:del w:id="163" w:author="JHON JAIRO RODRIGUEZ PEREZ" w:date="2022-06-10T23:26:00Z">
              <w:r w:rsidR="007668E1" w:rsidDel="00535FD2">
                <w:rPr>
                  <w:rFonts w:cs="Arial"/>
                </w:rPr>
                <w:delText>g</w:delText>
              </w:r>
            </w:del>
            <w:r w:rsidR="00F5052D" w:rsidRPr="007204F7">
              <w:rPr>
                <w:rFonts w:cs="Arial"/>
              </w:rPr>
              <w:t>astos ya pagados, pero aún no utilizados, cuyo objetivo es no afectar la información financiera de la empresa en los periodos en los que aún no se han consumido esos recursos.</w:t>
            </w:r>
          </w:p>
        </w:tc>
      </w:tr>
      <w:tr w:rsidR="000E2FA1" w:rsidRPr="007204F7" w14:paraId="15F043C6" w14:textId="77777777" w:rsidTr="007668E1">
        <w:trPr>
          <w:trHeight w:val="253"/>
        </w:trPr>
        <w:tc>
          <w:tcPr>
            <w:tcW w:w="2122" w:type="dxa"/>
            <w:shd w:val="clear" w:color="auto" w:fill="auto"/>
            <w:tcMar>
              <w:top w:w="100" w:type="dxa"/>
              <w:left w:w="100" w:type="dxa"/>
              <w:bottom w:w="100" w:type="dxa"/>
              <w:right w:w="100" w:type="dxa"/>
            </w:tcMar>
            <w:vAlign w:val="center"/>
          </w:tcPr>
          <w:p w14:paraId="35BCA51E" w14:textId="1694D91D" w:rsidR="00C20175" w:rsidRPr="007204F7" w:rsidRDefault="00F5052D" w:rsidP="007668E1">
            <w:pPr>
              <w:spacing w:after="120"/>
              <w:jc w:val="left"/>
              <w:rPr>
                <w:rFonts w:cs="Arial"/>
              </w:rPr>
            </w:pPr>
            <w:r w:rsidRPr="007204F7">
              <w:rPr>
                <w:rFonts w:cs="Arial"/>
                <w:bCs/>
                <w:shd w:val="clear" w:color="auto" w:fill="FFFFFF"/>
              </w:rPr>
              <w:t>Ecuación contable</w:t>
            </w:r>
            <w:del w:id="164" w:author="JHON JAIRO RODRIGUEZ PEREZ" w:date="2022-06-10T23:24:00Z">
              <w:r w:rsidR="007668E1" w:rsidDel="00535FD2">
                <w:rPr>
                  <w:rFonts w:cs="Arial"/>
                  <w:bCs/>
                  <w:shd w:val="clear" w:color="auto" w:fill="FFFFFF"/>
                </w:rPr>
                <w:delText>:</w:delText>
              </w:r>
            </w:del>
          </w:p>
        </w:tc>
        <w:tc>
          <w:tcPr>
            <w:tcW w:w="7840" w:type="dxa"/>
            <w:shd w:val="clear" w:color="auto" w:fill="auto"/>
            <w:tcMar>
              <w:top w:w="100" w:type="dxa"/>
              <w:left w:w="100" w:type="dxa"/>
              <w:bottom w:w="100" w:type="dxa"/>
              <w:right w:w="100" w:type="dxa"/>
            </w:tcMar>
            <w:vAlign w:val="center"/>
          </w:tcPr>
          <w:p w14:paraId="21174CF6" w14:textId="26D49A83" w:rsidR="00C20175" w:rsidRPr="007204F7" w:rsidRDefault="00535FD2" w:rsidP="007668E1">
            <w:pPr>
              <w:pBdr>
                <w:top w:val="nil"/>
                <w:left w:val="nil"/>
                <w:bottom w:val="nil"/>
                <w:right w:val="nil"/>
                <w:between w:val="nil"/>
              </w:pBdr>
              <w:spacing w:after="120"/>
              <w:jc w:val="left"/>
              <w:rPr>
                <w:rFonts w:cs="Arial"/>
              </w:rPr>
            </w:pPr>
            <w:ins w:id="165" w:author="JHON JAIRO RODRIGUEZ PEREZ" w:date="2022-06-10T23:28:00Z">
              <w:r>
                <w:rPr>
                  <w:rFonts w:cs="Arial"/>
                </w:rPr>
                <w:t>E</w:t>
              </w:r>
            </w:ins>
            <w:del w:id="166" w:author="JHON JAIRO RODRIGUEZ PEREZ" w:date="2022-06-10T23:28:00Z">
              <w:r w:rsidR="007668E1" w:rsidDel="00535FD2">
                <w:rPr>
                  <w:rFonts w:cs="Arial"/>
                </w:rPr>
                <w:delText>e</w:delText>
              </w:r>
            </w:del>
            <w:r w:rsidR="00F5052D" w:rsidRPr="007204F7">
              <w:rPr>
                <w:rFonts w:cs="Arial"/>
              </w:rPr>
              <w:t>s la representación matemática de la igualdad presente en la conformación patrimonial de la empresa, donde lo que se debe es igual a lo que se tiene.</w:t>
            </w:r>
          </w:p>
        </w:tc>
      </w:tr>
      <w:tr w:rsidR="000E2FA1" w:rsidRPr="007204F7" w14:paraId="6E26B9DD" w14:textId="77777777" w:rsidTr="007668E1">
        <w:trPr>
          <w:trHeight w:val="253"/>
        </w:trPr>
        <w:tc>
          <w:tcPr>
            <w:tcW w:w="2122" w:type="dxa"/>
            <w:shd w:val="clear" w:color="auto" w:fill="auto"/>
            <w:tcMar>
              <w:top w:w="100" w:type="dxa"/>
              <w:left w:w="100" w:type="dxa"/>
              <w:bottom w:w="100" w:type="dxa"/>
              <w:right w:w="100" w:type="dxa"/>
            </w:tcMar>
            <w:vAlign w:val="center"/>
          </w:tcPr>
          <w:p w14:paraId="3D64C491" w14:textId="6759DBD7" w:rsidR="00756579" w:rsidRPr="007204F7" w:rsidRDefault="00F5052D" w:rsidP="007668E1">
            <w:pPr>
              <w:spacing w:after="120"/>
              <w:jc w:val="left"/>
              <w:rPr>
                <w:rFonts w:cs="Arial"/>
              </w:rPr>
            </w:pPr>
            <w:r w:rsidRPr="007204F7">
              <w:rPr>
                <w:rFonts w:cs="Arial"/>
              </w:rPr>
              <w:t>Persona jurídica</w:t>
            </w:r>
            <w:del w:id="167" w:author="JHON JAIRO RODRIGUEZ PEREZ" w:date="2022-06-10T23:24:00Z">
              <w:r w:rsidR="007668E1" w:rsidDel="00535FD2">
                <w:rPr>
                  <w:rFonts w:cs="Arial"/>
                </w:rPr>
                <w:delText>:</w:delText>
              </w:r>
            </w:del>
          </w:p>
        </w:tc>
        <w:tc>
          <w:tcPr>
            <w:tcW w:w="7840" w:type="dxa"/>
            <w:shd w:val="clear" w:color="auto" w:fill="auto"/>
            <w:tcMar>
              <w:top w:w="100" w:type="dxa"/>
              <w:left w:w="100" w:type="dxa"/>
              <w:bottom w:w="100" w:type="dxa"/>
              <w:right w:w="100" w:type="dxa"/>
            </w:tcMar>
            <w:vAlign w:val="center"/>
          </w:tcPr>
          <w:p w14:paraId="5DD5CD02" w14:textId="45385A19" w:rsidR="00756579" w:rsidRPr="007204F7" w:rsidRDefault="00535FD2" w:rsidP="007668E1">
            <w:pPr>
              <w:pBdr>
                <w:top w:val="nil"/>
                <w:left w:val="nil"/>
                <w:bottom w:val="nil"/>
                <w:right w:val="nil"/>
                <w:between w:val="nil"/>
              </w:pBdr>
              <w:spacing w:after="120"/>
              <w:jc w:val="left"/>
              <w:rPr>
                <w:rFonts w:cs="Arial"/>
              </w:rPr>
            </w:pPr>
            <w:ins w:id="168" w:author="JHON JAIRO RODRIGUEZ PEREZ" w:date="2022-06-10T23:28:00Z">
              <w:r>
                <w:rPr>
                  <w:rFonts w:cs="Arial"/>
                </w:rPr>
                <w:t>T</w:t>
              </w:r>
            </w:ins>
            <w:del w:id="169" w:author="JHON JAIRO RODRIGUEZ PEREZ" w:date="2022-06-10T23:28:00Z">
              <w:r w:rsidR="007668E1" w:rsidDel="00535FD2">
                <w:rPr>
                  <w:rFonts w:cs="Arial"/>
                </w:rPr>
                <w:delText>t</w:delText>
              </w:r>
            </w:del>
            <w:r w:rsidR="00F5052D" w:rsidRPr="007204F7">
              <w:rPr>
                <w:rFonts w:cs="Arial"/>
              </w:rPr>
              <w:t>ambién denominada persona moral o ficticia, es una organización o institución formada por varias personas físicas y que posee personalidad jurídica, es decir, tiene capacidad independiente de la de sus miembros para ser titular de obligaciones y derechos.</w:t>
            </w:r>
          </w:p>
        </w:tc>
      </w:tr>
      <w:tr w:rsidR="000E2FA1" w:rsidRPr="007204F7" w14:paraId="7FBF7878" w14:textId="77777777" w:rsidTr="007668E1">
        <w:trPr>
          <w:trHeight w:val="253"/>
        </w:trPr>
        <w:tc>
          <w:tcPr>
            <w:tcW w:w="2122" w:type="dxa"/>
            <w:shd w:val="clear" w:color="auto" w:fill="auto"/>
            <w:tcMar>
              <w:top w:w="100" w:type="dxa"/>
              <w:left w:w="100" w:type="dxa"/>
              <w:bottom w:w="100" w:type="dxa"/>
              <w:right w:w="100" w:type="dxa"/>
            </w:tcMar>
            <w:vAlign w:val="center"/>
          </w:tcPr>
          <w:p w14:paraId="5EB541F4" w14:textId="7D53AAAF" w:rsidR="00756579" w:rsidRPr="007204F7" w:rsidRDefault="00F5052D" w:rsidP="007668E1">
            <w:pPr>
              <w:spacing w:after="120"/>
              <w:jc w:val="left"/>
              <w:rPr>
                <w:rFonts w:cs="Arial"/>
              </w:rPr>
            </w:pPr>
            <w:r w:rsidRPr="007204F7">
              <w:rPr>
                <w:rFonts w:cs="Arial"/>
              </w:rPr>
              <w:t>Persona natural</w:t>
            </w:r>
            <w:del w:id="170" w:author="JHON JAIRO RODRIGUEZ PEREZ" w:date="2022-06-10T23:24:00Z">
              <w:r w:rsidR="007668E1" w:rsidDel="00535FD2">
                <w:rPr>
                  <w:rFonts w:cs="Arial"/>
                </w:rPr>
                <w:delText>:</w:delText>
              </w:r>
            </w:del>
          </w:p>
        </w:tc>
        <w:tc>
          <w:tcPr>
            <w:tcW w:w="7840" w:type="dxa"/>
            <w:shd w:val="clear" w:color="auto" w:fill="auto"/>
            <w:tcMar>
              <w:top w:w="100" w:type="dxa"/>
              <w:left w:w="100" w:type="dxa"/>
              <w:bottom w:w="100" w:type="dxa"/>
              <w:right w:w="100" w:type="dxa"/>
            </w:tcMar>
            <w:vAlign w:val="center"/>
          </w:tcPr>
          <w:p w14:paraId="6AB0126B" w14:textId="1DE54800" w:rsidR="00756579" w:rsidRPr="007204F7" w:rsidRDefault="00535FD2" w:rsidP="007668E1">
            <w:pPr>
              <w:pBdr>
                <w:top w:val="nil"/>
                <w:left w:val="nil"/>
                <w:bottom w:val="nil"/>
                <w:right w:val="nil"/>
                <w:between w:val="nil"/>
              </w:pBdr>
              <w:spacing w:after="120"/>
              <w:jc w:val="left"/>
              <w:rPr>
                <w:rFonts w:cs="Arial"/>
              </w:rPr>
            </w:pPr>
            <w:ins w:id="171" w:author="JHON JAIRO RODRIGUEZ PEREZ" w:date="2022-06-10T23:29:00Z">
              <w:r>
                <w:rPr>
                  <w:rFonts w:cs="Arial"/>
                </w:rPr>
                <w:t>E</w:t>
              </w:r>
            </w:ins>
            <w:del w:id="172" w:author="JHON JAIRO RODRIGUEZ PEREZ" w:date="2022-06-10T23:29:00Z">
              <w:r w:rsidR="007668E1" w:rsidDel="00535FD2">
                <w:rPr>
                  <w:rFonts w:cs="Arial"/>
                </w:rPr>
                <w:delText>e</w:delText>
              </w:r>
            </w:del>
            <w:r w:rsidR="00F5052D" w:rsidRPr="007204F7">
              <w:rPr>
                <w:rFonts w:cs="Arial"/>
              </w:rPr>
              <w:t>s aquel individuo que al actuar en su propio nombre se ocupa de alguna o algunas actividades que la ley considera mercantiles</w:t>
            </w:r>
          </w:p>
        </w:tc>
      </w:tr>
      <w:tr w:rsidR="000E2FA1" w:rsidRPr="007204F7" w14:paraId="09AA9AF0" w14:textId="77777777" w:rsidTr="007668E1">
        <w:trPr>
          <w:trHeight w:val="253"/>
        </w:trPr>
        <w:tc>
          <w:tcPr>
            <w:tcW w:w="2122" w:type="dxa"/>
            <w:shd w:val="clear" w:color="auto" w:fill="auto"/>
            <w:tcMar>
              <w:top w:w="100" w:type="dxa"/>
              <w:left w:w="100" w:type="dxa"/>
              <w:bottom w:w="100" w:type="dxa"/>
              <w:right w:w="100" w:type="dxa"/>
            </w:tcMar>
            <w:vAlign w:val="center"/>
          </w:tcPr>
          <w:p w14:paraId="6F7D9F7B" w14:textId="3B52D63D" w:rsidR="00756579" w:rsidRPr="007204F7" w:rsidRDefault="00F5052D" w:rsidP="007668E1">
            <w:pPr>
              <w:spacing w:after="120"/>
              <w:jc w:val="left"/>
              <w:rPr>
                <w:rFonts w:cs="Arial"/>
              </w:rPr>
            </w:pPr>
            <w:r w:rsidRPr="007204F7">
              <w:rPr>
                <w:rFonts w:cs="Arial"/>
              </w:rPr>
              <w:t>Protocolización de la escritura pública</w:t>
            </w:r>
            <w:del w:id="173" w:author="JHON JAIRO RODRIGUEZ PEREZ" w:date="2022-06-10T23:25:00Z">
              <w:r w:rsidR="007668E1" w:rsidDel="00535FD2">
                <w:rPr>
                  <w:rFonts w:cs="Arial"/>
                </w:rPr>
                <w:delText>:</w:delText>
              </w:r>
            </w:del>
          </w:p>
        </w:tc>
        <w:tc>
          <w:tcPr>
            <w:tcW w:w="7840" w:type="dxa"/>
            <w:shd w:val="clear" w:color="auto" w:fill="auto"/>
            <w:tcMar>
              <w:top w:w="100" w:type="dxa"/>
              <w:left w:w="100" w:type="dxa"/>
              <w:bottom w:w="100" w:type="dxa"/>
              <w:right w:w="100" w:type="dxa"/>
            </w:tcMar>
            <w:vAlign w:val="center"/>
          </w:tcPr>
          <w:p w14:paraId="415C36AE" w14:textId="0007F674" w:rsidR="00756579" w:rsidRPr="007204F7" w:rsidRDefault="00535FD2" w:rsidP="007668E1">
            <w:pPr>
              <w:pBdr>
                <w:top w:val="nil"/>
                <w:left w:val="nil"/>
                <w:bottom w:val="nil"/>
                <w:right w:val="nil"/>
                <w:between w:val="nil"/>
              </w:pBdr>
              <w:spacing w:after="120"/>
              <w:jc w:val="left"/>
              <w:rPr>
                <w:rFonts w:cs="Arial"/>
              </w:rPr>
            </w:pPr>
            <w:ins w:id="174" w:author="JHON JAIRO RODRIGUEZ PEREZ" w:date="2022-06-10T23:29:00Z">
              <w:r>
                <w:rPr>
                  <w:rFonts w:cs="Arial"/>
                </w:rPr>
                <w:t>E</w:t>
              </w:r>
            </w:ins>
            <w:del w:id="175" w:author="JHON JAIRO RODRIGUEZ PEREZ" w:date="2022-06-10T23:29:00Z">
              <w:r w:rsidR="007668E1" w:rsidDel="00535FD2">
                <w:rPr>
                  <w:rFonts w:cs="Arial"/>
                </w:rPr>
                <w:delText>e</w:delText>
              </w:r>
            </w:del>
            <w:r w:rsidR="00BB460E" w:rsidRPr="007204F7">
              <w:rPr>
                <w:rFonts w:cs="Arial"/>
              </w:rPr>
              <w:t>s el acto por el cual un notario o escribano incorpora los documentos y actas que autoriza a un "protocolo notarial", que a su vez constituye una serie ordenada de escrituras matrices dotadas de formalidades específicas determinadas por la ley, que posteriormente pueden ser convertidas en escrituras públicas.</w:t>
            </w:r>
          </w:p>
        </w:tc>
      </w:tr>
      <w:tr w:rsidR="000E2FA1" w:rsidRPr="007204F7" w14:paraId="360D85EB" w14:textId="77777777" w:rsidTr="007668E1">
        <w:trPr>
          <w:trHeight w:val="253"/>
        </w:trPr>
        <w:tc>
          <w:tcPr>
            <w:tcW w:w="2122" w:type="dxa"/>
            <w:shd w:val="clear" w:color="auto" w:fill="auto"/>
            <w:tcMar>
              <w:top w:w="100" w:type="dxa"/>
              <w:left w:w="100" w:type="dxa"/>
              <w:bottom w:w="100" w:type="dxa"/>
              <w:right w:w="100" w:type="dxa"/>
            </w:tcMar>
            <w:vAlign w:val="center"/>
          </w:tcPr>
          <w:p w14:paraId="7106A7FA" w14:textId="48A05AAB" w:rsidR="00756579" w:rsidRPr="007204F7" w:rsidRDefault="00F5052D" w:rsidP="007668E1">
            <w:pPr>
              <w:spacing w:after="120"/>
              <w:jc w:val="left"/>
              <w:rPr>
                <w:rFonts w:cs="Arial"/>
              </w:rPr>
            </w:pPr>
            <w:r w:rsidRPr="007204F7">
              <w:rPr>
                <w:rFonts w:cs="Arial"/>
              </w:rPr>
              <w:t>Rotación</w:t>
            </w:r>
            <w:del w:id="176" w:author="JHON JAIRO RODRIGUEZ PEREZ" w:date="2022-06-10T23:25:00Z">
              <w:r w:rsidR="007668E1" w:rsidDel="00535FD2">
                <w:rPr>
                  <w:rFonts w:cs="Arial"/>
                </w:rPr>
                <w:delText>:</w:delText>
              </w:r>
            </w:del>
          </w:p>
        </w:tc>
        <w:tc>
          <w:tcPr>
            <w:tcW w:w="7840" w:type="dxa"/>
            <w:shd w:val="clear" w:color="auto" w:fill="auto"/>
            <w:tcMar>
              <w:top w:w="100" w:type="dxa"/>
              <w:left w:w="100" w:type="dxa"/>
              <w:bottom w:w="100" w:type="dxa"/>
              <w:right w:w="100" w:type="dxa"/>
            </w:tcMar>
            <w:vAlign w:val="center"/>
          </w:tcPr>
          <w:p w14:paraId="276703E7" w14:textId="5E13DA4D" w:rsidR="00756579" w:rsidRPr="007204F7" w:rsidRDefault="007668E1" w:rsidP="007668E1">
            <w:pPr>
              <w:pBdr>
                <w:top w:val="nil"/>
                <w:left w:val="nil"/>
                <w:bottom w:val="nil"/>
                <w:right w:val="nil"/>
                <w:between w:val="nil"/>
              </w:pBdr>
              <w:spacing w:after="120"/>
              <w:jc w:val="left"/>
              <w:rPr>
                <w:rFonts w:cs="Arial"/>
              </w:rPr>
            </w:pPr>
            <w:del w:id="177" w:author="JHON JAIRO RODRIGUEZ PEREZ" w:date="2022-06-10T23:30:00Z">
              <w:r w:rsidDel="00535FD2">
                <w:rPr>
                  <w:rFonts w:cs="Arial"/>
                </w:rPr>
                <w:delText>c</w:delText>
              </w:r>
            </w:del>
            <w:ins w:id="178" w:author="JHON JAIRO RODRIGUEZ PEREZ" w:date="2022-06-10T23:30:00Z">
              <w:r w:rsidR="00535FD2">
                <w:rPr>
                  <w:rFonts w:cs="Arial"/>
                </w:rPr>
                <w:t>C</w:t>
              </w:r>
            </w:ins>
            <w:r w:rsidR="00BB460E" w:rsidRPr="007204F7">
              <w:rPr>
                <w:rFonts w:cs="Arial"/>
              </w:rPr>
              <w:t>ontrol o proceso de inventario que corresponde a la inspección y revisión de los materiales y el estado de los equipos con los que se cuentan.</w:t>
            </w:r>
          </w:p>
        </w:tc>
      </w:tr>
      <w:tr w:rsidR="000E2FA1" w:rsidRPr="007204F7" w14:paraId="38B19D77" w14:textId="77777777" w:rsidTr="007668E1">
        <w:trPr>
          <w:trHeight w:val="253"/>
        </w:trPr>
        <w:tc>
          <w:tcPr>
            <w:tcW w:w="2122" w:type="dxa"/>
            <w:shd w:val="clear" w:color="auto" w:fill="auto"/>
            <w:tcMar>
              <w:top w:w="100" w:type="dxa"/>
              <w:left w:w="100" w:type="dxa"/>
              <w:bottom w:w="100" w:type="dxa"/>
              <w:right w:w="100" w:type="dxa"/>
            </w:tcMar>
            <w:vAlign w:val="center"/>
          </w:tcPr>
          <w:p w14:paraId="3FD74969" w14:textId="195659BD" w:rsidR="0010068A" w:rsidRPr="007204F7" w:rsidRDefault="00F5052D" w:rsidP="007668E1">
            <w:pPr>
              <w:spacing w:after="120"/>
              <w:jc w:val="left"/>
              <w:rPr>
                <w:rFonts w:cs="Arial"/>
                <w:bCs/>
              </w:rPr>
            </w:pPr>
            <w:r w:rsidRPr="007204F7">
              <w:rPr>
                <w:rFonts w:cs="Arial"/>
              </w:rPr>
              <w:t>Terceros</w:t>
            </w:r>
            <w:del w:id="179" w:author="JHON JAIRO RODRIGUEZ PEREZ" w:date="2022-06-10T23:25:00Z">
              <w:r w:rsidR="007668E1" w:rsidDel="00535FD2">
                <w:rPr>
                  <w:rFonts w:cs="Arial"/>
                </w:rPr>
                <w:delText>::</w:delText>
              </w:r>
            </w:del>
          </w:p>
        </w:tc>
        <w:tc>
          <w:tcPr>
            <w:tcW w:w="7840" w:type="dxa"/>
            <w:shd w:val="clear" w:color="auto" w:fill="auto"/>
            <w:tcMar>
              <w:top w:w="100" w:type="dxa"/>
              <w:left w:w="100" w:type="dxa"/>
              <w:bottom w:w="100" w:type="dxa"/>
              <w:right w:w="100" w:type="dxa"/>
            </w:tcMar>
            <w:vAlign w:val="center"/>
          </w:tcPr>
          <w:p w14:paraId="41280E19" w14:textId="4086989A" w:rsidR="0010068A" w:rsidRPr="007204F7" w:rsidRDefault="007668E1" w:rsidP="007668E1">
            <w:pPr>
              <w:pBdr>
                <w:top w:val="nil"/>
                <w:left w:val="nil"/>
                <w:bottom w:val="nil"/>
                <w:right w:val="nil"/>
                <w:between w:val="nil"/>
              </w:pBdr>
              <w:spacing w:after="120"/>
              <w:jc w:val="left"/>
              <w:rPr>
                <w:rFonts w:cs="Arial"/>
              </w:rPr>
            </w:pPr>
            <w:del w:id="180" w:author="JHON JAIRO RODRIGUEZ PEREZ" w:date="2022-06-10T23:30:00Z">
              <w:r w:rsidDel="00535FD2">
                <w:rPr>
                  <w:rFonts w:cs="Arial"/>
                </w:rPr>
                <w:delText>e</w:delText>
              </w:r>
            </w:del>
            <w:ins w:id="181" w:author="JHON JAIRO RODRIGUEZ PEREZ" w:date="2022-06-10T23:30:00Z">
              <w:r w:rsidR="00535FD2">
                <w:rPr>
                  <w:rFonts w:cs="Arial"/>
                </w:rPr>
                <w:t>E</w:t>
              </w:r>
            </w:ins>
            <w:r w:rsidR="00BB460E" w:rsidRPr="007204F7">
              <w:rPr>
                <w:rFonts w:cs="Arial"/>
              </w:rPr>
              <w:t>s cualquier persona natural o jurídica ajena a la empresa, como es un cliente, un proveedor, un trabajador, un banco, etc.</w:t>
            </w:r>
          </w:p>
        </w:tc>
      </w:tr>
      <w:tr w:rsidR="000E2FA1" w:rsidRPr="007204F7" w14:paraId="7E5D06F6" w14:textId="77777777" w:rsidTr="007668E1">
        <w:trPr>
          <w:trHeight w:val="956"/>
        </w:trPr>
        <w:tc>
          <w:tcPr>
            <w:tcW w:w="2122" w:type="dxa"/>
            <w:shd w:val="clear" w:color="auto" w:fill="auto"/>
            <w:tcMar>
              <w:top w:w="100" w:type="dxa"/>
              <w:left w:w="100" w:type="dxa"/>
              <w:bottom w:w="100" w:type="dxa"/>
              <w:right w:w="100" w:type="dxa"/>
            </w:tcMar>
            <w:vAlign w:val="center"/>
          </w:tcPr>
          <w:p w14:paraId="10F2A38B" w14:textId="339DB753" w:rsidR="0084590D" w:rsidRPr="007204F7" w:rsidRDefault="00F5052D" w:rsidP="007668E1">
            <w:pPr>
              <w:spacing w:after="120"/>
              <w:jc w:val="left"/>
              <w:rPr>
                <w:rFonts w:cs="Arial"/>
                <w:bCs/>
              </w:rPr>
            </w:pPr>
            <w:r w:rsidRPr="007204F7">
              <w:rPr>
                <w:rFonts w:cs="Arial"/>
                <w:bCs/>
              </w:rPr>
              <w:t>Valor residual</w:t>
            </w:r>
            <w:del w:id="182" w:author="JHON JAIRO RODRIGUEZ PEREZ" w:date="2022-06-10T23:26:00Z">
              <w:r w:rsidR="007668E1" w:rsidDel="00535FD2">
                <w:rPr>
                  <w:rFonts w:cs="Arial"/>
                  <w:bCs/>
                </w:rPr>
                <w:delText>:</w:delText>
              </w:r>
            </w:del>
          </w:p>
        </w:tc>
        <w:tc>
          <w:tcPr>
            <w:tcW w:w="7840" w:type="dxa"/>
            <w:shd w:val="clear" w:color="auto" w:fill="auto"/>
            <w:tcMar>
              <w:top w:w="100" w:type="dxa"/>
              <w:left w:w="100" w:type="dxa"/>
              <w:bottom w:w="100" w:type="dxa"/>
              <w:right w:w="100" w:type="dxa"/>
            </w:tcMar>
            <w:vAlign w:val="center"/>
          </w:tcPr>
          <w:p w14:paraId="4778BFA5" w14:textId="06991B60" w:rsidR="0084590D" w:rsidRPr="007204F7" w:rsidRDefault="00535FD2" w:rsidP="007668E1">
            <w:pPr>
              <w:spacing w:after="120"/>
              <w:jc w:val="left"/>
              <w:rPr>
                <w:rFonts w:cs="Arial"/>
              </w:rPr>
            </w:pPr>
            <w:ins w:id="183" w:author="JHON JAIRO RODRIGUEZ PEREZ" w:date="2022-06-10T23:30:00Z">
              <w:r>
                <w:rPr>
                  <w:rFonts w:cs="Arial"/>
                </w:rPr>
                <w:t>E</w:t>
              </w:r>
            </w:ins>
            <w:del w:id="184" w:author="JHON JAIRO RODRIGUEZ PEREZ" w:date="2022-06-10T23:30:00Z">
              <w:r w:rsidR="007668E1" w:rsidDel="00535FD2">
                <w:rPr>
                  <w:rFonts w:cs="Arial"/>
                </w:rPr>
                <w:delText>e</w:delText>
              </w:r>
            </w:del>
            <w:r w:rsidR="00BB460E" w:rsidRPr="007204F7">
              <w:rPr>
                <w:rFonts w:cs="Arial"/>
              </w:rPr>
              <w:t>l valor residual o de salvamento, es el mínimo valor por el cual se debe vender un activo, cuando se va a dar de baja, ya bien sea por venta, subasta, donación o chatarrización.</w:t>
            </w:r>
          </w:p>
        </w:tc>
      </w:tr>
    </w:tbl>
    <w:p w14:paraId="5E35FC14" w14:textId="77777777" w:rsidR="00826EA7" w:rsidRPr="007204F7" w:rsidRDefault="00826EA7" w:rsidP="007204F7">
      <w:pPr>
        <w:spacing w:after="120"/>
        <w:rPr>
          <w:rFonts w:cs="Arial"/>
        </w:rPr>
      </w:pPr>
    </w:p>
    <w:p w14:paraId="58146C4C" w14:textId="77777777" w:rsidR="00826EA7" w:rsidRPr="007204F7" w:rsidRDefault="00826EA7" w:rsidP="007204F7">
      <w:pPr>
        <w:spacing w:after="120"/>
        <w:rPr>
          <w:rFonts w:cs="Arial"/>
        </w:rPr>
      </w:pPr>
    </w:p>
    <w:p w14:paraId="228B8211" w14:textId="77777777" w:rsidR="00826EA7" w:rsidRPr="007204F7" w:rsidRDefault="0036653B" w:rsidP="005412CE">
      <w:pPr>
        <w:numPr>
          <w:ilvl w:val="0"/>
          <w:numId w:val="1"/>
        </w:numPr>
        <w:pBdr>
          <w:top w:val="nil"/>
          <w:left w:val="nil"/>
          <w:bottom w:val="nil"/>
          <w:right w:val="nil"/>
          <w:between w:val="nil"/>
        </w:pBdr>
        <w:spacing w:after="120"/>
        <w:ind w:left="284" w:hanging="284"/>
        <w:rPr>
          <w:rFonts w:cs="Arial"/>
          <w:b/>
        </w:rPr>
      </w:pPr>
      <w:r w:rsidRPr="007204F7">
        <w:rPr>
          <w:rFonts w:cs="Arial"/>
          <w:b/>
        </w:rPr>
        <w:t xml:space="preserve">REFERENCIAS BIBLIOGRÁFICAS: </w:t>
      </w:r>
    </w:p>
    <w:p w14:paraId="5D099393" w14:textId="77777777" w:rsidR="00063927" w:rsidRDefault="00063927" w:rsidP="007204F7">
      <w:pPr>
        <w:spacing w:after="120"/>
        <w:rPr>
          <w:rFonts w:cs="Arial"/>
        </w:rPr>
      </w:pPr>
    </w:p>
    <w:p w14:paraId="2A41673E" w14:textId="3369B78F" w:rsidR="007668E1" w:rsidRPr="007204F7" w:rsidRDefault="007668E1" w:rsidP="007668E1">
      <w:pPr>
        <w:spacing w:after="120"/>
        <w:outlineLvl w:val="0"/>
        <w:rPr>
          <w:rFonts w:cs="Arial"/>
        </w:rPr>
      </w:pPr>
      <w:r w:rsidRPr="007204F7">
        <w:rPr>
          <w:rFonts w:cs="Arial"/>
        </w:rPr>
        <w:t xml:space="preserve">Bolaño, </w:t>
      </w:r>
      <w:proofErr w:type="spellStart"/>
      <w:r w:rsidRPr="007204F7">
        <w:rPr>
          <w:rFonts w:cs="Arial"/>
        </w:rPr>
        <w:t>C</w:t>
      </w:r>
      <w:ins w:id="185" w:author="JHON JAIRO RODRIGUEZ PEREZ" w:date="2022-06-10T23:31:00Z">
        <w:r w:rsidR="00535FD2">
          <w:rPr>
            <w:rFonts w:cs="Arial"/>
          </w:rPr>
          <w:t>.</w:t>
        </w:r>
      </w:ins>
      <w:del w:id="186" w:author="JHON JAIRO RODRIGUEZ PEREZ" w:date="2022-06-10T23:31:00Z">
        <w:r w:rsidRPr="007204F7" w:rsidDel="00535FD2">
          <w:rPr>
            <w:rFonts w:cs="Arial"/>
          </w:rPr>
          <w:delText>esa</w:delText>
        </w:r>
      </w:del>
      <w:r w:rsidRPr="007204F7">
        <w:rPr>
          <w:rFonts w:cs="Arial"/>
        </w:rPr>
        <w:t>r</w:t>
      </w:r>
      <w:proofErr w:type="spellEnd"/>
      <w:r w:rsidRPr="007204F7">
        <w:rPr>
          <w:rFonts w:cs="Arial"/>
        </w:rPr>
        <w:t xml:space="preserve"> </w:t>
      </w:r>
      <w:del w:id="187" w:author="JHON JAIRO RODRIGUEZ PEREZ" w:date="2022-06-10T23:31:00Z">
        <w:r w:rsidRPr="007204F7" w:rsidDel="00535FD2">
          <w:rPr>
            <w:rFonts w:cs="Arial"/>
          </w:rPr>
          <w:delText>Y</w:delText>
        </w:r>
      </w:del>
      <w:ins w:id="188" w:author="JHON JAIRO RODRIGUEZ PEREZ" w:date="2022-06-10T23:32:00Z">
        <w:r w:rsidR="00535FD2">
          <w:rPr>
            <w:rFonts w:cs="Arial"/>
          </w:rPr>
          <w:t>y</w:t>
        </w:r>
      </w:ins>
      <w:r w:rsidRPr="007204F7">
        <w:rPr>
          <w:rFonts w:cs="Arial"/>
        </w:rPr>
        <w:t xml:space="preserve"> Álvarez, J</w:t>
      </w:r>
      <w:ins w:id="189" w:author="JHON JAIRO RODRIGUEZ PEREZ" w:date="2022-06-10T23:32:00Z">
        <w:r w:rsidR="00535FD2">
          <w:rPr>
            <w:rFonts w:cs="Arial"/>
          </w:rPr>
          <w:t>.</w:t>
        </w:r>
      </w:ins>
      <w:del w:id="190" w:author="JHON JAIRO RODRIGUEZ PEREZ" w:date="2022-06-10T23:32:00Z">
        <w:r w:rsidRPr="007204F7" w:rsidDel="00535FD2">
          <w:rPr>
            <w:rFonts w:cs="Arial"/>
          </w:rPr>
          <w:delText>orge</w:delText>
        </w:r>
      </w:del>
      <w:r w:rsidRPr="007204F7">
        <w:rPr>
          <w:rFonts w:cs="Arial"/>
        </w:rPr>
        <w:t>.</w:t>
      </w:r>
      <w:ins w:id="191" w:author="JHON JAIRO RODRIGUEZ PEREZ" w:date="2022-06-10T23:32:00Z">
        <w:r w:rsidR="00535FD2">
          <w:rPr>
            <w:rFonts w:cs="Arial"/>
          </w:rPr>
          <w:t xml:space="preserve"> (1995).</w:t>
        </w:r>
      </w:ins>
      <w:r w:rsidRPr="007204F7">
        <w:rPr>
          <w:rFonts w:cs="Arial"/>
        </w:rPr>
        <w:t xml:space="preserve"> Contabilidad Comercial. Editora norma 1995</w:t>
      </w:r>
    </w:p>
    <w:p w14:paraId="06BE042F" w14:textId="7FBA9742" w:rsidR="007668E1" w:rsidRPr="007204F7" w:rsidRDefault="007668E1" w:rsidP="007668E1">
      <w:pPr>
        <w:spacing w:after="120"/>
        <w:rPr>
          <w:rFonts w:cs="Arial"/>
        </w:rPr>
      </w:pPr>
      <w:proofErr w:type="spellStart"/>
      <w:r w:rsidRPr="007204F7">
        <w:rPr>
          <w:rFonts w:cs="Arial"/>
        </w:rPr>
        <w:t>Certus</w:t>
      </w:r>
      <w:proofErr w:type="spellEnd"/>
      <w:ins w:id="192" w:author="JHON JAIRO RODRIGUEZ PEREZ" w:date="2022-06-10T23:32:00Z">
        <w:r w:rsidR="00535FD2">
          <w:rPr>
            <w:rFonts w:cs="Arial"/>
          </w:rPr>
          <w:t>.</w:t>
        </w:r>
      </w:ins>
      <w:del w:id="193" w:author="JHON JAIRO RODRIGUEZ PEREZ" w:date="2022-06-10T23:32:00Z">
        <w:r w:rsidRPr="007204F7" w:rsidDel="00535FD2">
          <w:rPr>
            <w:rFonts w:cs="Arial"/>
          </w:rPr>
          <w:delText>,</w:delText>
        </w:r>
      </w:del>
      <w:r w:rsidRPr="007204F7">
        <w:rPr>
          <w:rFonts w:cs="Arial"/>
        </w:rPr>
        <w:t xml:space="preserve"> (</w:t>
      </w:r>
      <w:del w:id="194" w:author="JHON JAIRO RODRIGUEZ PEREZ" w:date="2022-06-10T23:32:00Z">
        <w:r w:rsidRPr="007204F7" w:rsidDel="00535FD2">
          <w:rPr>
            <w:rFonts w:cs="Arial"/>
          </w:rPr>
          <w:delText>24/06/</w:delText>
        </w:r>
      </w:del>
      <w:r w:rsidRPr="007204F7">
        <w:rPr>
          <w:rFonts w:cs="Arial"/>
        </w:rPr>
        <w:t xml:space="preserve">2019). ¿Qué es un proceso contable? </w:t>
      </w:r>
      <w:hyperlink r:id="rId61" w:history="1">
        <w:r w:rsidRPr="007204F7">
          <w:rPr>
            <w:rStyle w:val="Hipervnculo"/>
            <w:rFonts w:cs="Arial"/>
            <w:color w:val="auto"/>
            <w:u w:val="none"/>
          </w:rPr>
          <w:t>https://www.certus.edu.pe/blog/que-es-un-proceso-contable/</w:t>
        </w:r>
      </w:hyperlink>
    </w:p>
    <w:p w14:paraId="6D821598" w14:textId="3449C4E0" w:rsidR="007668E1" w:rsidRPr="007204F7" w:rsidRDefault="007668E1" w:rsidP="007668E1">
      <w:pPr>
        <w:pStyle w:val="Textoindependiente"/>
        <w:spacing w:after="120" w:line="276" w:lineRule="auto"/>
        <w:rPr>
          <w:rStyle w:val="Hipervnculo"/>
          <w:rFonts w:cs="Arial"/>
          <w:color w:val="auto"/>
          <w:u w:val="none"/>
        </w:rPr>
      </w:pPr>
      <w:r w:rsidRPr="007204F7">
        <w:rPr>
          <w:rFonts w:cs="Arial"/>
        </w:rPr>
        <w:t>GestioPolis.com Experto. (</w:t>
      </w:r>
      <w:del w:id="195" w:author="JHON JAIRO RODRIGUEZ PEREZ" w:date="2022-06-10T23:33:00Z">
        <w:r w:rsidRPr="007204F7" w:rsidDel="00535FD2">
          <w:rPr>
            <w:rFonts w:cs="Arial"/>
          </w:rPr>
          <w:delText>08/03/</w:delText>
        </w:r>
      </w:del>
      <w:r w:rsidRPr="007204F7">
        <w:rPr>
          <w:rFonts w:cs="Arial"/>
        </w:rPr>
        <w:t xml:space="preserve">2017). Principios de Contabilidad ¿Qué son? ¿Cuáles son? ¿Para qué sirven? </w:t>
      </w:r>
      <w:hyperlink r:id="rId62" w:history="1">
        <w:r w:rsidRPr="007204F7">
          <w:rPr>
            <w:rStyle w:val="Hipervnculo"/>
            <w:rFonts w:cs="Arial"/>
            <w:color w:val="auto"/>
            <w:u w:val="none"/>
          </w:rPr>
          <w:t>https://www.gestiopolis.com/principios-de-contabilidad-que-son-cuales-son-para-que-sirven/</w:t>
        </w:r>
      </w:hyperlink>
    </w:p>
    <w:p w14:paraId="737289C6" w14:textId="3F2DA495" w:rsidR="007668E1" w:rsidRPr="007204F7" w:rsidRDefault="007668E1" w:rsidP="007668E1">
      <w:pPr>
        <w:pStyle w:val="Textoindependiente"/>
        <w:spacing w:after="120" w:line="276" w:lineRule="auto"/>
        <w:rPr>
          <w:rFonts w:cs="Arial"/>
          <w:lang w:val="en-US"/>
        </w:rPr>
      </w:pPr>
      <w:del w:id="196" w:author="JHON JAIRO RODRIGUEZ PEREZ" w:date="2022-06-10T23:34:00Z">
        <w:r w:rsidRPr="007204F7" w:rsidDel="00D14440">
          <w:rPr>
            <w:rFonts w:cs="Arial"/>
          </w:rPr>
          <w:delText xml:space="preserve">Julio </w:delText>
        </w:r>
      </w:del>
      <w:r w:rsidRPr="007204F7">
        <w:rPr>
          <w:rFonts w:cs="Arial"/>
        </w:rPr>
        <w:t xml:space="preserve">Cajas </w:t>
      </w:r>
      <w:proofErr w:type="spellStart"/>
      <w:r w:rsidRPr="007204F7">
        <w:rPr>
          <w:rFonts w:cs="Arial"/>
        </w:rPr>
        <w:t>Vissoni</w:t>
      </w:r>
      <w:proofErr w:type="spellEnd"/>
      <w:ins w:id="197" w:author="JHON JAIRO RODRIGUEZ PEREZ" w:date="2022-06-10T23:34:00Z">
        <w:r w:rsidR="00D14440">
          <w:rPr>
            <w:rFonts w:cs="Arial"/>
          </w:rPr>
          <w:t xml:space="preserve">, </w:t>
        </w:r>
        <w:r w:rsidR="00D14440" w:rsidRPr="007204F7">
          <w:rPr>
            <w:rFonts w:cs="Arial"/>
          </w:rPr>
          <w:t>J</w:t>
        </w:r>
      </w:ins>
      <w:r w:rsidRPr="007204F7">
        <w:rPr>
          <w:rFonts w:cs="Arial"/>
        </w:rPr>
        <w:t xml:space="preserve">. (2005). Manual de contabilidad básica. </w:t>
      </w:r>
      <w:r w:rsidRPr="007204F7">
        <w:rPr>
          <w:rFonts w:cs="Arial"/>
          <w:lang w:val="en-US"/>
        </w:rPr>
        <w:t xml:space="preserve">14/08/2018, de </w:t>
      </w:r>
      <w:proofErr w:type="spellStart"/>
      <w:r w:rsidRPr="007204F7">
        <w:rPr>
          <w:rFonts w:cs="Arial"/>
          <w:lang w:val="en-US"/>
        </w:rPr>
        <w:t>studylib</w:t>
      </w:r>
      <w:proofErr w:type="spellEnd"/>
      <w:r w:rsidRPr="007204F7">
        <w:rPr>
          <w:rFonts w:cs="Arial"/>
          <w:lang w:val="en-US"/>
        </w:rPr>
        <w:t xml:space="preserve"> Sitio web: </w:t>
      </w:r>
      <w:r w:rsidR="00995C7A">
        <w:fldChar w:fldCharType="begin"/>
      </w:r>
      <w:r w:rsidR="00995C7A" w:rsidRPr="004C7319">
        <w:rPr>
          <w:lang w:val="en-US"/>
          <w:rPrChange w:id="198" w:author="JHON JAIRO RODRIGUEZ PEREZ" w:date="2022-06-10T14:58:00Z">
            <w:rPr/>
          </w:rPrChange>
        </w:rPr>
        <w:instrText xml:space="preserve"> HYPERLINK "http://studylib.es/doc/640313/conceptos-generales-de-contabilidad" </w:instrText>
      </w:r>
      <w:r w:rsidR="00995C7A">
        <w:fldChar w:fldCharType="separate"/>
      </w:r>
      <w:r w:rsidRPr="007204F7">
        <w:rPr>
          <w:rStyle w:val="Hipervnculo"/>
          <w:rFonts w:cs="Arial"/>
          <w:color w:val="auto"/>
          <w:u w:val="none"/>
          <w:lang w:val="en-US"/>
        </w:rPr>
        <w:t>http://studylib.es/doc/640313/conceptos-generales-de-contabilidad</w:t>
      </w:r>
      <w:r w:rsidR="00995C7A">
        <w:rPr>
          <w:rStyle w:val="Hipervnculo"/>
          <w:rFonts w:cs="Arial"/>
          <w:color w:val="auto"/>
          <w:u w:val="none"/>
          <w:lang w:val="en-US"/>
        </w:rPr>
        <w:fldChar w:fldCharType="end"/>
      </w:r>
    </w:p>
    <w:p w14:paraId="37783657" w14:textId="77777777" w:rsidR="007668E1" w:rsidRPr="007204F7" w:rsidRDefault="007668E1" w:rsidP="007668E1">
      <w:pPr>
        <w:pStyle w:val="Textoindependiente"/>
        <w:spacing w:after="120" w:line="276" w:lineRule="auto"/>
        <w:outlineLvl w:val="0"/>
        <w:rPr>
          <w:rFonts w:cs="Arial"/>
        </w:rPr>
      </w:pPr>
      <w:r w:rsidRPr="007204F7">
        <w:rPr>
          <w:rStyle w:val="Hipervnculo"/>
          <w:rFonts w:cs="Arial"/>
          <w:color w:val="auto"/>
          <w:u w:val="none"/>
        </w:rPr>
        <w:t xml:space="preserve">Perea, Y. (2021). Estadística descriptiva. Instructor Centro de Servicios de Salud. </w:t>
      </w:r>
    </w:p>
    <w:p w14:paraId="614B8BDC" w14:textId="550FCF4E" w:rsidR="007668E1" w:rsidRPr="007204F7" w:rsidRDefault="007668E1" w:rsidP="007204F7">
      <w:pPr>
        <w:spacing w:after="120"/>
        <w:rPr>
          <w:rFonts w:cs="Arial"/>
        </w:rPr>
      </w:pPr>
      <w:r w:rsidRPr="007204F7">
        <w:rPr>
          <w:rFonts w:cs="Arial"/>
        </w:rPr>
        <w:t>Quijano, V. (</w:t>
      </w:r>
      <w:del w:id="199" w:author="JHON JAIRO RODRIGUEZ PEREZ" w:date="2022-06-10T23:34:00Z">
        <w:r w:rsidRPr="007204F7" w:rsidDel="00D14440">
          <w:rPr>
            <w:rFonts w:cs="Arial"/>
          </w:rPr>
          <w:delText>28/05/</w:delText>
        </w:r>
      </w:del>
      <w:r w:rsidRPr="007204F7">
        <w:rPr>
          <w:rFonts w:cs="Arial"/>
        </w:rPr>
        <w:t xml:space="preserve">2021). Importancia del cumplimiento de promesas con los clientes. </w:t>
      </w:r>
      <w:hyperlink r:id="rId63" w:history="1">
        <w:r w:rsidRPr="007204F7">
          <w:rPr>
            <w:rStyle w:val="Hipervnculo"/>
            <w:rFonts w:cs="Arial"/>
            <w:color w:val="auto"/>
            <w:u w:val="none"/>
          </w:rPr>
          <w:t>https://victorquijano.com/blog/que-es-el-cumplimiento-de-promesas-y-por-que-es-tan-importante-para-los-clientes/</w:t>
        </w:r>
      </w:hyperlink>
    </w:p>
    <w:p w14:paraId="12E62144" w14:textId="5A90C1BF" w:rsidR="007668E1" w:rsidRPr="007204F7" w:rsidRDefault="007668E1" w:rsidP="007204F7">
      <w:pPr>
        <w:spacing w:after="120"/>
        <w:rPr>
          <w:rFonts w:cs="Arial"/>
        </w:rPr>
      </w:pPr>
      <w:r w:rsidRPr="007204F7">
        <w:rPr>
          <w:rFonts w:cs="Arial"/>
        </w:rPr>
        <w:t>Sofistica, (</w:t>
      </w:r>
      <w:del w:id="200" w:author="JHON JAIRO RODRIGUEZ PEREZ" w:date="2022-06-10T23:34:00Z">
        <w:r w:rsidRPr="007204F7" w:rsidDel="00D14440">
          <w:rPr>
            <w:rFonts w:cs="Arial"/>
          </w:rPr>
          <w:delText>16/07/</w:delText>
        </w:r>
      </w:del>
      <w:r w:rsidRPr="007204F7">
        <w:rPr>
          <w:rFonts w:cs="Arial"/>
        </w:rPr>
        <w:t xml:space="preserve">2018). Cómo mejorar tus tiempos de entrega. </w:t>
      </w:r>
      <w:hyperlink r:id="rId64" w:history="1">
        <w:r w:rsidRPr="007204F7">
          <w:rPr>
            <w:rStyle w:val="Hipervnculo"/>
            <w:rFonts w:cs="Arial"/>
            <w:color w:val="auto"/>
            <w:u w:val="none"/>
          </w:rPr>
          <w:t>https://blog.solistica.com/como-mejorar-tus-tiempos-de-entrega-infografia</w:t>
        </w:r>
      </w:hyperlink>
    </w:p>
    <w:p w14:paraId="531B001D" w14:textId="77777777" w:rsidR="00E04515" w:rsidRPr="007204F7" w:rsidRDefault="00E04515" w:rsidP="007204F7">
      <w:pPr>
        <w:spacing w:after="120"/>
        <w:rPr>
          <w:rFonts w:cs="Arial"/>
        </w:rPr>
      </w:pPr>
    </w:p>
    <w:p w14:paraId="02B6AC5D" w14:textId="77777777" w:rsidR="00826EA7" w:rsidRPr="007204F7" w:rsidRDefault="0036653B" w:rsidP="005412CE">
      <w:pPr>
        <w:numPr>
          <w:ilvl w:val="0"/>
          <w:numId w:val="1"/>
        </w:numPr>
        <w:pBdr>
          <w:top w:val="nil"/>
          <w:left w:val="nil"/>
          <w:bottom w:val="nil"/>
          <w:right w:val="nil"/>
          <w:between w:val="nil"/>
        </w:pBdr>
        <w:spacing w:after="120"/>
        <w:ind w:left="284" w:hanging="284"/>
        <w:rPr>
          <w:rFonts w:cs="Arial"/>
          <w:b/>
        </w:rPr>
      </w:pPr>
      <w:r w:rsidRPr="007204F7">
        <w:rPr>
          <w:rFonts w:cs="Arial"/>
          <w:b/>
        </w:rPr>
        <w:t>CONTROL DEL DOCUMENTO</w:t>
      </w:r>
    </w:p>
    <w:p w14:paraId="34FF300C" w14:textId="77777777" w:rsidR="00826EA7" w:rsidRPr="007204F7" w:rsidRDefault="00826EA7" w:rsidP="007204F7">
      <w:pPr>
        <w:spacing w:after="120"/>
        <w:rPr>
          <w:rFonts w:cs="Arial"/>
          <w:b/>
        </w:rPr>
      </w:pPr>
    </w:p>
    <w:tbl>
      <w:tblPr>
        <w:tblW w:w="9967"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1272"/>
        <w:gridCol w:w="1991"/>
        <w:gridCol w:w="1559"/>
        <w:gridCol w:w="3257"/>
        <w:gridCol w:w="1888"/>
        <w:tblGridChange w:id="201">
          <w:tblGrid>
            <w:gridCol w:w="1272"/>
            <w:gridCol w:w="1991"/>
            <w:gridCol w:w="1559"/>
            <w:gridCol w:w="3257"/>
            <w:gridCol w:w="1888"/>
          </w:tblGrid>
        </w:tblGridChange>
      </w:tblGrid>
      <w:tr w:rsidR="00681A4C" w:rsidRPr="00A90E59" w14:paraId="450D2901" w14:textId="77777777" w:rsidTr="001E1D61">
        <w:tc>
          <w:tcPr>
            <w:tcW w:w="1272" w:type="dxa"/>
            <w:tcBorders>
              <w:top w:val="nil"/>
              <w:left w:val="nil"/>
            </w:tcBorders>
          </w:tcPr>
          <w:p w14:paraId="41322FFC" w14:textId="77777777" w:rsidR="00681A4C" w:rsidRPr="00A90E59" w:rsidRDefault="00681A4C" w:rsidP="001E1D61">
            <w:pPr>
              <w:spacing w:after="120"/>
              <w:rPr>
                <w:rFonts w:cs="Arial"/>
                <w:b/>
              </w:rPr>
            </w:pPr>
          </w:p>
        </w:tc>
        <w:tc>
          <w:tcPr>
            <w:tcW w:w="1991" w:type="dxa"/>
            <w:vAlign w:val="center"/>
          </w:tcPr>
          <w:p w14:paraId="3D67B867" w14:textId="77777777" w:rsidR="00681A4C" w:rsidRPr="00A90E59" w:rsidRDefault="00681A4C" w:rsidP="001E1D61">
            <w:pPr>
              <w:spacing w:after="120"/>
              <w:jc w:val="center"/>
              <w:rPr>
                <w:rFonts w:cs="Arial"/>
                <w:b/>
              </w:rPr>
            </w:pPr>
            <w:r w:rsidRPr="00A90E59">
              <w:rPr>
                <w:rFonts w:cs="Arial"/>
                <w:b/>
              </w:rPr>
              <w:t>Nombre</w:t>
            </w:r>
          </w:p>
        </w:tc>
        <w:tc>
          <w:tcPr>
            <w:tcW w:w="1559" w:type="dxa"/>
            <w:vAlign w:val="center"/>
          </w:tcPr>
          <w:p w14:paraId="4F1A29CC" w14:textId="77777777" w:rsidR="00681A4C" w:rsidRPr="00A90E59" w:rsidRDefault="00681A4C" w:rsidP="001E1D61">
            <w:pPr>
              <w:spacing w:after="120"/>
              <w:jc w:val="center"/>
              <w:rPr>
                <w:rFonts w:cs="Arial"/>
                <w:b/>
              </w:rPr>
            </w:pPr>
            <w:r w:rsidRPr="00A90E59">
              <w:rPr>
                <w:rFonts w:cs="Arial"/>
                <w:b/>
              </w:rPr>
              <w:t>Cargo</w:t>
            </w:r>
          </w:p>
        </w:tc>
        <w:tc>
          <w:tcPr>
            <w:tcW w:w="3257" w:type="dxa"/>
            <w:vAlign w:val="center"/>
          </w:tcPr>
          <w:p w14:paraId="39C263E8" w14:textId="77777777" w:rsidR="00681A4C" w:rsidRPr="00966375" w:rsidRDefault="00681A4C" w:rsidP="001E1D61">
            <w:pPr>
              <w:spacing w:after="120"/>
              <w:jc w:val="center"/>
              <w:rPr>
                <w:rFonts w:cs="Arial"/>
                <w:b/>
              </w:rPr>
            </w:pPr>
            <w:r w:rsidRPr="00A90E59">
              <w:rPr>
                <w:rFonts w:cs="Arial"/>
                <w:b/>
              </w:rPr>
              <w:t>Dependencia</w:t>
            </w:r>
          </w:p>
        </w:tc>
        <w:tc>
          <w:tcPr>
            <w:tcW w:w="1888" w:type="dxa"/>
            <w:vAlign w:val="center"/>
          </w:tcPr>
          <w:p w14:paraId="717F8B3A" w14:textId="77777777" w:rsidR="00681A4C" w:rsidRPr="00A90E59" w:rsidRDefault="00681A4C" w:rsidP="001E1D61">
            <w:pPr>
              <w:spacing w:after="120"/>
              <w:jc w:val="center"/>
              <w:rPr>
                <w:rFonts w:cs="Arial"/>
                <w:b/>
              </w:rPr>
            </w:pPr>
            <w:r w:rsidRPr="00A90E59">
              <w:rPr>
                <w:rFonts w:cs="Arial"/>
                <w:b/>
              </w:rPr>
              <w:t>Fecha</w:t>
            </w:r>
          </w:p>
        </w:tc>
      </w:tr>
      <w:tr w:rsidR="00D14440" w:rsidRPr="00A90E59" w14:paraId="6BA355E9" w14:textId="77777777" w:rsidTr="001E1D61">
        <w:trPr>
          <w:trHeight w:val="340"/>
        </w:trPr>
        <w:tc>
          <w:tcPr>
            <w:tcW w:w="1272" w:type="dxa"/>
            <w:vMerge w:val="restart"/>
            <w:vAlign w:val="center"/>
          </w:tcPr>
          <w:p w14:paraId="24EAEBCC" w14:textId="77777777" w:rsidR="00D14440" w:rsidRPr="00A90E59" w:rsidRDefault="00D14440" w:rsidP="001E1D61">
            <w:pPr>
              <w:spacing w:after="120"/>
              <w:jc w:val="center"/>
              <w:rPr>
                <w:rFonts w:cs="Arial"/>
                <w:b/>
              </w:rPr>
            </w:pPr>
            <w:r w:rsidRPr="00A90E59">
              <w:rPr>
                <w:rFonts w:cs="Arial"/>
                <w:b/>
              </w:rPr>
              <w:t>Autor (es)</w:t>
            </w:r>
          </w:p>
        </w:tc>
        <w:tc>
          <w:tcPr>
            <w:tcW w:w="1991" w:type="dxa"/>
            <w:vAlign w:val="center"/>
          </w:tcPr>
          <w:p w14:paraId="6364C22E" w14:textId="77777777" w:rsidR="00D14440" w:rsidRPr="00966375" w:rsidRDefault="00D14440" w:rsidP="001E1D61">
            <w:pPr>
              <w:spacing w:after="120"/>
              <w:jc w:val="left"/>
              <w:rPr>
                <w:rFonts w:cs="Arial"/>
              </w:rPr>
            </w:pPr>
            <w:r w:rsidRPr="00966375">
              <w:rPr>
                <w:rFonts w:cs="Arial"/>
              </w:rPr>
              <w:t>Lina Marcela Ayala Pardo</w:t>
            </w:r>
          </w:p>
        </w:tc>
        <w:tc>
          <w:tcPr>
            <w:tcW w:w="1559" w:type="dxa"/>
            <w:vAlign w:val="center"/>
          </w:tcPr>
          <w:p w14:paraId="2B7A4D15" w14:textId="77777777" w:rsidR="00D14440" w:rsidRPr="00966375" w:rsidRDefault="00D14440" w:rsidP="001E1D61">
            <w:pPr>
              <w:spacing w:after="120"/>
              <w:jc w:val="left"/>
              <w:rPr>
                <w:rFonts w:cs="Arial"/>
              </w:rPr>
            </w:pPr>
            <w:r w:rsidRPr="00966375">
              <w:rPr>
                <w:rFonts w:cs="Arial"/>
              </w:rPr>
              <w:t>Experta temática</w:t>
            </w:r>
          </w:p>
        </w:tc>
        <w:tc>
          <w:tcPr>
            <w:tcW w:w="3257" w:type="dxa"/>
            <w:vAlign w:val="center"/>
          </w:tcPr>
          <w:p w14:paraId="0DEBE776" w14:textId="77777777" w:rsidR="00D14440" w:rsidRPr="00966375" w:rsidRDefault="00D14440" w:rsidP="001E1D61">
            <w:pPr>
              <w:spacing w:after="120"/>
              <w:jc w:val="left"/>
              <w:rPr>
                <w:rFonts w:cs="Arial"/>
              </w:rPr>
            </w:pPr>
            <w:r w:rsidRPr="00966375">
              <w:rPr>
                <w:rFonts w:cs="Arial"/>
              </w:rPr>
              <w:t>Regional Antioquia – Centro de Servicios de Salud.</w:t>
            </w:r>
          </w:p>
        </w:tc>
        <w:tc>
          <w:tcPr>
            <w:tcW w:w="1888" w:type="dxa"/>
            <w:vAlign w:val="center"/>
          </w:tcPr>
          <w:p w14:paraId="2E1B62A0" w14:textId="6DD89B82" w:rsidR="00D14440" w:rsidRPr="00966375" w:rsidRDefault="00D14440" w:rsidP="001E1D61">
            <w:pPr>
              <w:spacing w:after="120"/>
              <w:jc w:val="left"/>
              <w:rPr>
                <w:rFonts w:cs="Arial"/>
              </w:rPr>
            </w:pPr>
            <w:r>
              <w:rPr>
                <w:rFonts w:cs="Arial"/>
              </w:rPr>
              <w:t>Septiembre 2021</w:t>
            </w:r>
          </w:p>
        </w:tc>
      </w:tr>
      <w:tr w:rsidR="00D14440" w:rsidRPr="00A90E59" w14:paraId="225CAB5C" w14:textId="77777777" w:rsidTr="001E1D61">
        <w:trPr>
          <w:trHeight w:val="340"/>
        </w:trPr>
        <w:tc>
          <w:tcPr>
            <w:tcW w:w="1272" w:type="dxa"/>
            <w:vMerge/>
          </w:tcPr>
          <w:p w14:paraId="7423B7EA" w14:textId="77777777" w:rsidR="00D14440" w:rsidRPr="00A90E59" w:rsidRDefault="00D14440" w:rsidP="001E1D61">
            <w:pPr>
              <w:widowControl w:val="0"/>
              <w:pBdr>
                <w:top w:val="nil"/>
                <w:left w:val="nil"/>
                <w:bottom w:val="nil"/>
                <w:right w:val="nil"/>
                <w:between w:val="nil"/>
              </w:pBdr>
              <w:spacing w:after="120"/>
              <w:rPr>
                <w:rFonts w:cs="Arial"/>
                <w:b/>
              </w:rPr>
            </w:pPr>
          </w:p>
        </w:tc>
        <w:tc>
          <w:tcPr>
            <w:tcW w:w="1991" w:type="dxa"/>
            <w:vAlign w:val="center"/>
          </w:tcPr>
          <w:p w14:paraId="195377FB" w14:textId="77777777" w:rsidR="00D14440" w:rsidRPr="00966375" w:rsidRDefault="00D14440" w:rsidP="001E1D61">
            <w:pPr>
              <w:spacing w:after="120"/>
              <w:jc w:val="left"/>
              <w:rPr>
                <w:rFonts w:cs="Arial"/>
              </w:rPr>
            </w:pPr>
            <w:r w:rsidRPr="00966375">
              <w:rPr>
                <w:rFonts w:eastAsia="Times New Roman" w:cs="Arial"/>
              </w:rPr>
              <w:t>Gustavo Santis Mancipe</w:t>
            </w:r>
          </w:p>
        </w:tc>
        <w:tc>
          <w:tcPr>
            <w:tcW w:w="1559" w:type="dxa"/>
            <w:vAlign w:val="center"/>
          </w:tcPr>
          <w:p w14:paraId="322EA848" w14:textId="77777777" w:rsidR="00D14440" w:rsidRPr="00966375" w:rsidRDefault="00D14440" w:rsidP="001E1D61">
            <w:pPr>
              <w:spacing w:after="120"/>
              <w:jc w:val="left"/>
              <w:rPr>
                <w:rFonts w:cs="Arial"/>
              </w:rPr>
            </w:pPr>
            <w:r w:rsidRPr="00966375">
              <w:rPr>
                <w:rFonts w:eastAsia="Times New Roman" w:cs="Arial"/>
              </w:rPr>
              <w:t>Diseñador instruccional</w:t>
            </w:r>
          </w:p>
        </w:tc>
        <w:tc>
          <w:tcPr>
            <w:tcW w:w="3257" w:type="dxa"/>
            <w:vAlign w:val="center"/>
          </w:tcPr>
          <w:p w14:paraId="42FAB2AA" w14:textId="77777777" w:rsidR="00D14440" w:rsidRPr="00966375" w:rsidRDefault="00D14440" w:rsidP="001E1D61">
            <w:pPr>
              <w:spacing w:after="120"/>
              <w:ind w:right="112"/>
              <w:jc w:val="left"/>
              <w:rPr>
                <w:rFonts w:eastAsia="Times New Roman" w:cs="Arial"/>
              </w:rPr>
            </w:pPr>
            <w:r w:rsidRPr="00966375">
              <w:rPr>
                <w:lang w:val="es-ES_tradnl"/>
              </w:rPr>
              <w:t xml:space="preserve">Regional Distrito Capital – </w:t>
            </w:r>
            <w:r>
              <w:rPr>
                <w:rFonts w:eastAsia="Times New Roman" w:cs="Arial"/>
              </w:rPr>
              <w:t>Centro de Diseño y Metrología.</w:t>
            </w:r>
          </w:p>
        </w:tc>
        <w:tc>
          <w:tcPr>
            <w:tcW w:w="1888" w:type="dxa"/>
            <w:vAlign w:val="center"/>
          </w:tcPr>
          <w:p w14:paraId="26A4FBCD" w14:textId="2D9D05EF" w:rsidR="00D14440" w:rsidRPr="00966375" w:rsidRDefault="00D14440" w:rsidP="001E1D61">
            <w:pPr>
              <w:spacing w:after="120"/>
              <w:jc w:val="left"/>
              <w:rPr>
                <w:rFonts w:cs="Arial"/>
              </w:rPr>
            </w:pPr>
            <w:r>
              <w:rPr>
                <w:rFonts w:cs="Arial"/>
              </w:rPr>
              <w:t>Septiembre 2021</w:t>
            </w:r>
          </w:p>
        </w:tc>
      </w:tr>
      <w:tr w:rsidR="00D14440" w:rsidRPr="00A90E59" w14:paraId="33C2FBCE" w14:textId="77777777" w:rsidTr="001E1D61">
        <w:trPr>
          <w:trHeight w:val="340"/>
        </w:trPr>
        <w:tc>
          <w:tcPr>
            <w:tcW w:w="1272" w:type="dxa"/>
            <w:vMerge/>
          </w:tcPr>
          <w:p w14:paraId="5826B1A0" w14:textId="77777777" w:rsidR="00D14440" w:rsidRPr="00A90E59" w:rsidRDefault="00D14440" w:rsidP="001E1D61">
            <w:pPr>
              <w:widowControl w:val="0"/>
              <w:pBdr>
                <w:top w:val="nil"/>
                <w:left w:val="nil"/>
                <w:bottom w:val="nil"/>
                <w:right w:val="nil"/>
                <w:between w:val="nil"/>
              </w:pBdr>
              <w:spacing w:after="120"/>
              <w:rPr>
                <w:rFonts w:cs="Arial"/>
                <w:b/>
              </w:rPr>
            </w:pPr>
          </w:p>
        </w:tc>
        <w:tc>
          <w:tcPr>
            <w:tcW w:w="1991" w:type="dxa"/>
            <w:vAlign w:val="center"/>
          </w:tcPr>
          <w:p w14:paraId="5F7932B8" w14:textId="77777777" w:rsidR="00D14440" w:rsidRPr="00966375" w:rsidRDefault="00D14440" w:rsidP="001E1D61">
            <w:pPr>
              <w:spacing w:after="120"/>
              <w:jc w:val="left"/>
              <w:rPr>
                <w:rFonts w:eastAsia="Times New Roman" w:cs="Arial"/>
              </w:rPr>
            </w:pPr>
            <w:r w:rsidRPr="00966375">
              <w:rPr>
                <w:lang w:val="es-ES_tradnl"/>
              </w:rPr>
              <w:t>Ana Catalina Córdoba Sus</w:t>
            </w:r>
          </w:p>
        </w:tc>
        <w:tc>
          <w:tcPr>
            <w:tcW w:w="1559" w:type="dxa"/>
            <w:vAlign w:val="center"/>
          </w:tcPr>
          <w:p w14:paraId="479BB6C0" w14:textId="77777777" w:rsidR="00D14440" w:rsidRPr="00966375" w:rsidRDefault="00D14440" w:rsidP="001E1D61">
            <w:pPr>
              <w:spacing w:after="120"/>
              <w:jc w:val="left"/>
              <w:rPr>
                <w:rFonts w:eastAsia="Times New Roman" w:cs="Arial"/>
              </w:rPr>
            </w:pPr>
            <w:r w:rsidRPr="00966375">
              <w:rPr>
                <w:lang w:val="es-ES_tradnl"/>
              </w:rPr>
              <w:t>Revisora metodológica y pedagógica</w:t>
            </w:r>
          </w:p>
        </w:tc>
        <w:tc>
          <w:tcPr>
            <w:tcW w:w="3257" w:type="dxa"/>
            <w:vAlign w:val="center"/>
          </w:tcPr>
          <w:p w14:paraId="3BBED1E5" w14:textId="77777777" w:rsidR="00D14440" w:rsidRPr="00966375" w:rsidRDefault="00D14440" w:rsidP="001E1D61">
            <w:pPr>
              <w:spacing w:after="120"/>
              <w:ind w:right="112"/>
              <w:jc w:val="left"/>
              <w:rPr>
                <w:rFonts w:eastAsia="Times New Roman" w:cs="Arial"/>
              </w:rPr>
            </w:pPr>
            <w:r w:rsidRPr="00966375">
              <w:rPr>
                <w:lang w:val="es-ES_tradnl"/>
              </w:rPr>
              <w:t>Regional Distrito Capital – Centro para la Industria de la Comunicación Gráfica.</w:t>
            </w:r>
          </w:p>
        </w:tc>
        <w:tc>
          <w:tcPr>
            <w:tcW w:w="1888" w:type="dxa"/>
            <w:vAlign w:val="center"/>
          </w:tcPr>
          <w:p w14:paraId="2287187B" w14:textId="77777777" w:rsidR="00D14440" w:rsidRPr="00966375" w:rsidRDefault="00D14440" w:rsidP="001E1D61">
            <w:pPr>
              <w:spacing w:after="120"/>
              <w:jc w:val="left"/>
              <w:rPr>
                <w:rFonts w:eastAsia="Times New Roman" w:cs="Arial"/>
              </w:rPr>
            </w:pPr>
            <w:r w:rsidRPr="00966375">
              <w:rPr>
                <w:lang w:val="es-ES_tradnl"/>
              </w:rPr>
              <w:t>Octubre</w:t>
            </w:r>
            <w:r w:rsidRPr="00966375">
              <w:rPr>
                <w:color w:val="000000"/>
                <w:lang w:val="es-ES_tradnl"/>
              </w:rPr>
              <w:t xml:space="preserve"> 2021</w:t>
            </w:r>
          </w:p>
        </w:tc>
      </w:tr>
      <w:tr w:rsidR="00D14440" w:rsidRPr="00A90E59" w14:paraId="6DCDAB99" w14:textId="77777777" w:rsidTr="001E1D61">
        <w:trPr>
          <w:trHeight w:val="340"/>
        </w:trPr>
        <w:tc>
          <w:tcPr>
            <w:tcW w:w="1272" w:type="dxa"/>
            <w:vMerge/>
          </w:tcPr>
          <w:p w14:paraId="5A42CE7F" w14:textId="77777777" w:rsidR="00D14440" w:rsidRPr="00A90E59" w:rsidRDefault="00D14440" w:rsidP="001E1D61">
            <w:pPr>
              <w:widowControl w:val="0"/>
              <w:pBdr>
                <w:top w:val="nil"/>
                <w:left w:val="nil"/>
                <w:bottom w:val="nil"/>
                <w:right w:val="nil"/>
                <w:between w:val="nil"/>
              </w:pBdr>
              <w:spacing w:after="120"/>
              <w:rPr>
                <w:rFonts w:cs="Arial"/>
                <w:b/>
              </w:rPr>
            </w:pPr>
          </w:p>
        </w:tc>
        <w:tc>
          <w:tcPr>
            <w:tcW w:w="1991" w:type="dxa"/>
            <w:vAlign w:val="center"/>
          </w:tcPr>
          <w:p w14:paraId="4FF8D4F9" w14:textId="77777777" w:rsidR="00D14440" w:rsidRPr="00966375" w:rsidRDefault="00D14440" w:rsidP="001E1D61">
            <w:pPr>
              <w:spacing w:after="120"/>
              <w:jc w:val="left"/>
              <w:rPr>
                <w:lang w:val="es-ES_tradnl"/>
              </w:rPr>
            </w:pPr>
            <w:r w:rsidRPr="00966375">
              <w:rPr>
                <w:color w:val="000000"/>
              </w:rPr>
              <w:t>Rafael Neftalí Lizcano Reyes</w:t>
            </w:r>
          </w:p>
        </w:tc>
        <w:tc>
          <w:tcPr>
            <w:tcW w:w="1559" w:type="dxa"/>
            <w:vAlign w:val="center"/>
          </w:tcPr>
          <w:p w14:paraId="180F3172" w14:textId="77777777" w:rsidR="00D14440" w:rsidRPr="00966375" w:rsidRDefault="00D14440" w:rsidP="001E1D61">
            <w:pPr>
              <w:spacing w:after="120"/>
              <w:jc w:val="left"/>
              <w:rPr>
                <w:lang w:val="es-ES_tradnl"/>
              </w:rPr>
            </w:pPr>
            <w:r w:rsidRPr="00966375">
              <w:rPr>
                <w:color w:val="000000"/>
              </w:rPr>
              <w:t>Asesor pedagógico</w:t>
            </w:r>
          </w:p>
        </w:tc>
        <w:tc>
          <w:tcPr>
            <w:tcW w:w="3257" w:type="dxa"/>
            <w:vAlign w:val="center"/>
          </w:tcPr>
          <w:p w14:paraId="19E8A5DA" w14:textId="01754C2E" w:rsidR="00D14440" w:rsidRPr="00966375" w:rsidRDefault="00D14440" w:rsidP="001E1D61">
            <w:pPr>
              <w:spacing w:after="120"/>
              <w:ind w:right="112"/>
              <w:jc w:val="left"/>
              <w:rPr>
                <w:lang w:val="es-ES_tradnl"/>
              </w:rPr>
            </w:pPr>
            <w:del w:id="202" w:author="JHON JAIRO RODRIGUEZ PEREZ" w:date="2022-06-10T23:38:00Z">
              <w:r w:rsidRPr="00966375" w:rsidDel="00E20E45">
                <w:rPr>
                  <w:color w:val="000000"/>
                </w:rPr>
                <w:delText xml:space="preserve">Centro Industrial del Diseño y la Manufactura – </w:delText>
              </w:r>
            </w:del>
            <w:r w:rsidRPr="00966375">
              <w:rPr>
                <w:color w:val="000000"/>
              </w:rPr>
              <w:t>Regional Santander</w:t>
            </w:r>
            <w:ins w:id="203" w:author="JHON JAIRO RODRIGUEZ PEREZ" w:date="2022-06-10T23:38:00Z">
              <w:r w:rsidR="00E20E45">
                <w:rPr>
                  <w:color w:val="000000"/>
                </w:rPr>
                <w:t xml:space="preserve"> </w:t>
              </w:r>
            </w:ins>
            <w:ins w:id="204" w:author="JHON JAIRO RODRIGUEZ PEREZ" w:date="2022-06-10T23:39:00Z">
              <w:r w:rsidR="00E20E45">
                <w:rPr>
                  <w:color w:val="000000"/>
                </w:rPr>
                <w:t>-</w:t>
              </w:r>
            </w:ins>
            <w:del w:id="205" w:author="JHON JAIRO RODRIGUEZ PEREZ" w:date="2022-06-10T23:38:00Z">
              <w:r w:rsidRPr="00966375" w:rsidDel="00E20E45">
                <w:rPr>
                  <w:color w:val="000000"/>
                </w:rPr>
                <w:delText>.</w:delText>
              </w:r>
            </w:del>
            <w:ins w:id="206" w:author="JHON JAIRO RODRIGUEZ PEREZ" w:date="2022-06-10T23:40:00Z">
              <w:r w:rsidR="00E20E45">
                <w:rPr>
                  <w:color w:val="000000"/>
                </w:rPr>
                <w:t xml:space="preserve"> </w:t>
              </w:r>
            </w:ins>
            <w:ins w:id="207" w:author="JHON JAIRO RODRIGUEZ PEREZ" w:date="2022-06-10T23:38:00Z">
              <w:r w:rsidR="00E20E45" w:rsidRPr="00966375">
                <w:rPr>
                  <w:color w:val="000000"/>
                </w:rPr>
                <w:t>Centro Industrial del Diseño y la Manufactura –</w:t>
              </w:r>
            </w:ins>
          </w:p>
        </w:tc>
        <w:tc>
          <w:tcPr>
            <w:tcW w:w="1888" w:type="dxa"/>
            <w:vAlign w:val="center"/>
          </w:tcPr>
          <w:p w14:paraId="0D2F61F5" w14:textId="77777777" w:rsidR="00D14440" w:rsidRPr="00966375" w:rsidRDefault="00D14440" w:rsidP="001E1D61">
            <w:pPr>
              <w:spacing w:after="120"/>
              <w:jc w:val="left"/>
              <w:rPr>
                <w:lang w:val="es-ES_tradnl"/>
              </w:rPr>
            </w:pPr>
            <w:r w:rsidRPr="00966375">
              <w:rPr>
                <w:lang w:val="es-ES_tradnl"/>
              </w:rPr>
              <w:t>Octubre</w:t>
            </w:r>
            <w:r w:rsidRPr="00966375">
              <w:rPr>
                <w:color w:val="000000"/>
                <w:lang w:val="es-ES_tradnl"/>
              </w:rPr>
              <w:t xml:space="preserve"> 2021</w:t>
            </w:r>
          </w:p>
        </w:tc>
      </w:tr>
      <w:tr w:rsidR="00E20E45" w:rsidRPr="00A90E59" w14:paraId="0A238EA6" w14:textId="77777777" w:rsidTr="00715F8B">
        <w:tblPrEx>
          <w:tblW w:w="9967"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ExChange w:id="208" w:author="JHON JAIRO RODRIGUEZ PEREZ" w:date="2022-06-10T23:37:00Z">
            <w:tblPrEx>
              <w:tblW w:w="9967"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Ex>
          </w:tblPrExChange>
        </w:tblPrEx>
        <w:trPr>
          <w:trHeight w:val="340"/>
          <w:ins w:id="209" w:author="JHON JAIRO RODRIGUEZ PEREZ" w:date="2022-06-10T23:34:00Z"/>
          <w:trPrChange w:id="210" w:author="JHON JAIRO RODRIGUEZ PEREZ" w:date="2022-06-10T23:37:00Z">
            <w:trPr>
              <w:trHeight w:val="340"/>
            </w:trPr>
          </w:trPrChange>
        </w:trPr>
        <w:tc>
          <w:tcPr>
            <w:tcW w:w="1272" w:type="dxa"/>
            <w:vMerge/>
            <w:tcPrChange w:id="211" w:author="JHON JAIRO RODRIGUEZ PEREZ" w:date="2022-06-10T23:37:00Z">
              <w:tcPr>
                <w:tcW w:w="1272" w:type="dxa"/>
                <w:vMerge/>
              </w:tcPr>
            </w:tcPrChange>
          </w:tcPr>
          <w:p w14:paraId="1C95891B" w14:textId="77777777" w:rsidR="00E20E45" w:rsidRPr="00A90E59" w:rsidRDefault="00E20E45" w:rsidP="00E20E45">
            <w:pPr>
              <w:widowControl w:val="0"/>
              <w:pBdr>
                <w:top w:val="nil"/>
                <w:left w:val="nil"/>
                <w:bottom w:val="nil"/>
                <w:right w:val="nil"/>
                <w:between w:val="nil"/>
              </w:pBdr>
              <w:spacing w:after="120"/>
              <w:rPr>
                <w:ins w:id="212" w:author="JHON JAIRO RODRIGUEZ PEREZ" w:date="2022-06-10T23:34:00Z"/>
                <w:rFonts w:cs="Arial"/>
                <w:b/>
              </w:rPr>
            </w:pPr>
          </w:p>
        </w:tc>
        <w:tc>
          <w:tcPr>
            <w:tcW w:w="1991" w:type="dxa"/>
            <w:tcPrChange w:id="213" w:author="JHON JAIRO RODRIGUEZ PEREZ" w:date="2022-06-10T23:37:00Z">
              <w:tcPr>
                <w:tcW w:w="1991" w:type="dxa"/>
                <w:vAlign w:val="center"/>
              </w:tcPr>
            </w:tcPrChange>
          </w:tcPr>
          <w:p w14:paraId="2FB9A09C" w14:textId="232FFC45" w:rsidR="00E20E45" w:rsidRPr="00966375" w:rsidRDefault="00E20E45" w:rsidP="00E20E45">
            <w:pPr>
              <w:spacing w:after="120"/>
              <w:jc w:val="left"/>
              <w:rPr>
                <w:ins w:id="214" w:author="JHON JAIRO RODRIGUEZ PEREZ" w:date="2022-06-10T23:34:00Z"/>
                <w:color w:val="000000"/>
              </w:rPr>
            </w:pPr>
            <w:ins w:id="215" w:author="JHON JAIRO RODRIGUEZ PEREZ" w:date="2022-06-10T23:37:00Z">
              <w:r w:rsidRPr="00084576">
                <w:rPr>
                  <w:rFonts w:cs="Arial"/>
                  <w:color w:val="000000"/>
                </w:rPr>
                <w:t>Jhon Jairo Rodríguez Pérez</w:t>
              </w:r>
            </w:ins>
          </w:p>
        </w:tc>
        <w:tc>
          <w:tcPr>
            <w:tcW w:w="1559" w:type="dxa"/>
            <w:tcPrChange w:id="216" w:author="JHON JAIRO RODRIGUEZ PEREZ" w:date="2022-06-10T23:37:00Z">
              <w:tcPr>
                <w:tcW w:w="1559" w:type="dxa"/>
                <w:vAlign w:val="center"/>
              </w:tcPr>
            </w:tcPrChange>
          </w:tcPr>
          <w:p w14:paraId="7F53454D" w14:textId="02EDAB60" w:rsidR="00E20E45" w:rsidRPr="00966375" w:rsidRDefault="00E20E45" w:rsidP="00E20E45">
            <w:pPr>
              <w:spacing w:after="120"/>
              <w:jc w:val="left"/>
              <w:rPr>
                <w:ins w:id="217" w:author="JHON JAIRO RODRIGUEZ PEREZ" w:date="2022-06-10T23:34:00Z"/>
                <w:color w:val="000000"/>
              </w:rPr>
            </w:pPr>
            <w:ins w:id="218" w:author="JHON JAIRO RODRIGUEZ PEREZ" w:date="2022-06-10T23:37:00Z">
              <w:r w:rsidRPr="00084576">
                <w:rPr>
                  <w:rFonts w:cs="Arial"/>
                  <w:color w:val="000000"/>
                </w:rPr>
                <w:t>Corrector de estilo </w:t>
              </w:r>
            </w:ins>
          </w:p>
        </w:tc>
        <w:tc>
          <w:tcPr>
            <w:tcW w:w="3257" w:type="dxa"/>
            <w:tcPrChange w:id="219" w:author="JHON JAIRO RODRIGUEZ PEREZ" w:date="2022-06-10T23:37:00Z">
              <w:tcPr>
                <w:tcW w:w="3257" w:type="dxa"/>
                <w:vAlign w:val="center"/>
              </w:tcPr>
            </w:tcPrChange>
          </w:tcPr>
          <w:p w14:paraId="3896A9DD" w14:textId="72D44036" w:rsidR="00E20E45" w:rsidRPr="00966375" w:rsidRDefault="00E20E45" w:rsidP="00E20E45">
            <w:pPr>
              <w:spacing w:after="120"/>
              <w:ind w:right="112"/>
              <w:jc w:val="left"/>
              <w:rPr>
                <w:ins w:id="220" w:author="JHON JAIRO RODRIGUEZ PEREZ" w:date="2022-06-10T23:34:00Z"/>
                <w:color w:val="000000"/>
              </w:rPr>
            </w:pPr>
            <w:ins w:id="221" w:author="JHON JAIRO RODRIGUEZ PEREZ" w:date="2022-06-10T23:37:00Z">
              <w:r w:rsidRPr="00084576">
                <w:rPr>
                  <w:rFonts w:cs="Arial"/>
                  <w:color w:val="000000"/>
                </w:rPr>
                <w:t>Regional Distrito Capital - Centro de Diseño y Metrología</w:t>
              </w:r>
            </w:ins>
          </w:p>
        </w:tc>
        <w:tc>
          <w:tcPr>
            <w:tcW w:w="1888" w:type="dxa"/>
            <w:vAlign w:val="center"/>
            <w:tcPrChange w:id="222" w:author="JHON JAIRO RODRIGUEZ PEREZ" w:date="2022-06-10T23:37:00Z">
              <w:tcPr>
                <w:tcW w:w="1888" w:type="dxa"/>
                <w:vAlign w:val="center"/>
              </w:tcPr>
            </w:tcPrChange>
          </w:tcPr>
          <w:p w14:paraId="06FF45C0" w14:textId="1BA4DB7C" w:rsidR="00E20E45" w:rsidRPr="00966375" w:rsidRDefault="00E20E45" w:rsidP="00E20E45">
            <w:pPr>
              <w:spacing w:after="120"/>
              <w:jc w:val="left"/>
              <w:rPr>
                <w:ins w:id="223" w:author="JHON JAIRO RODRIGUEZ PEREZ" w:date="2022-06-10T23:34:00Z"/>
                <w:lang w:val="es-ES_tradnl"/>
              </w:rPr>
            </w:pPr>
            <w:ins w:id="224" w:author="JHON JAIRO RODRIGUEZ PEREZ" w:date="2022-06-10T23:37:00Z">
              <w:r>
                <w:rPr>
                  <w:rFonts w:cs="Arial"/>
                  <w:color w:val="000000"/>
                </w:rPr>
                <w:t>Junio</w:t>
              </w:r>
              <w:r>
                <w:rPr>
                  <w:rFonts w:cs="Arial"/>
                  <w:color w:val="000000"/>
                </w:rPr>
                <w:t xml:space="preserve"> </w:t>
              </w:r>
              <w:r w:rsidRPr="00084576">
                <w:rPr>
                  <w:rFonts w:cs="Arial"/>
                  <w:color w:val="000000"/>
                </w:rPr>
                <w:t>2022</w:t>
              </w:r>
            </w:ins>
          </w:p>
        </w:tc>
      </w:tr>
    </w:tbl>
    <w:p w14:paraId="09E280C8" w14:textId="77777777" w:rsidR="00826EA7" w:rsidRPr="007204F7" w:rsidRDefault="00826EA7" w:rsidP="007204F7">
      <w:pPr>
        <w:spacing w:after="120"/>
        <w:rPr>
          <w:rFonts w:cs="Arial"/>
        </w:rPr>
      </w:pPr>
    </w:p>
    <w:p w14:paraId="517331C0" w14:textId="77777777" w:rsidR="00826EA7" w:rsidRPr="007204F7" w:rsidRDefault="00826EA7" w:rsidP="007204F7">
      <w:pPr>
        <w:spacing w:after="120"/>
        <w:rPr>
          <w:rFonts w:cs="Arial"/>
        </w:rPr>
      </w:pPr>
    </w:p>
    <w:p w14:paraId="4B487C53" w14:textId="77777777" w:rsidR="00826EA7" w:rsidRPr="007204F7" w:rsidRDefault="0036653B" w:rsidP="005412CE">
      <w:pPr>
        <w:numPr>
          <w:ilvl w:val="0"/>
          <w:numId w:val="1"/>
        </w:numPr>
        <w:pBdr>
          <w:top w:val="nil"/>
          <w:left w:val="nil"/>
          <w:bottom w:val="nil"/>
          <w:right w:val="nil"/>
          <w:between w:val="nil"/>
        </w:pBdr>
        <w:spacing w:after="120"/>
        <w:ind w:left="284" w:hanging="284"/>
        <w:rPr>
          <w:rFonts w:cs="Arial"/>
          <w:b/>
        </w:rPr>
      </w:pPr>
      <w:r w:rsidRPr="007204F7">
        <w:rPr>
          <w:rFonts w:cs="Arial"/>
          <w:b/>
        </w:rPr>
        <w:t xml:space="preserve">CONTROL DE CAMBIOS </w:t>
      </w:r>
    </w:p>
    <w:p w14:paraId="36D6535F" w14:textId="77777777" w:rsidR="00826EA7" w:rsidRPr="007204F7" w:rsidRDefault="0036653B" w:rsidP="007204F7">
      <w:pPr>
        <w:pBdr>
          <w:top w:val="nil"/>
          <w:left w:val="nil"/>
          <w:bottom w:val="nil"/>
          <w:right w:val="nil"/>
          <w:between w:val="nil"/>
        </w:pBdr>
        <w:spacing w:after="120"/>
        <w:rPr>
          <w:rFonts w:cs="Arial"/>
          <w:b/>
        </w:rPr>
      </w:pPr>
      <w:r w:rsidRPr="007204F7">
        <w:rPr>
          <w:rFonts w:cs="Arial"/>
          <w:b/>
        </w:rPr>
        <w:t>(Diligenciar únicamente si realiza ajustes a la Unidad Temática)</w:t>
      </w:r>
    </w:p>
    <w:p w14:paraId="57492778" w14:textId="77777777" w:rsidR="00826EA7" w:rsidRPr="007204F7" w:rsidRDefault="00826EA7" w:rsidP="007204F7">
      <w:pPr>
        <w:spacing w:after="120"/>
        <w:rPr>
          <w:rFonts w:cs="Arial"/>
        </w:rPr>
      </w:pPr>
    </w:p>
    <w:tbl>
      <w:tblPr>
        <w:tblW w:w="9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1264"/>
        <w:gridCol w:w="2138"/>
        <w:gridCol w:w="1701"/>
        <w:gridCol w:w="1843"/>
        <w:gridCol w:w="1044"/>
        <w:gridCol w:w="1977"/>
      </w:tblGrid>
      <w:tr w:rsidR="000E2FA1" w:rsidRPr="007204F7" w14:paraId="15FFBE52" w14:textId="77777777">
        <w:tc>
          <w:tcPr>
            <w:tcW w:w="1264" w:type="dxa"/>
            <w:tcBorders>
              <w:top w:val="nil"/>
              <w:left w:val="nil"/>
            </w:tcBorders>
          </w:tcPr>
          <w:p w14:paraId="2C7C1D22" w14:textId="77777777" w:rsidR="00826EA7" w:rsidRPr="007204F7" w:rsidRDefault="00826EA7" w:rsidP="007204F7">
            <w:pPr>
              <w:spacing w:after="120"/>
              <w:rPr>
                <w:rFonts w:cs="Arial"/>
                <w:b/>
              </w:rPr>
            </w:pPr>
          </w:p>
        </w:tc>
        <w:tc>
          <w:tcPr>
            <w:tcW w:w="2138" w:type="dxa"/>
          </w:tcPr>
          <w:p w14:paraId="30766277" w14:textId="77777777" w:rsidR="00826EA7" w:rsidRPr="007204F7" w:rsidRDefault="0036653B" w:rsidP="007204F7">
            <w:pPr>
              <w:spacing w:after="120"/>
              <w:rPr>
                <w:rFonts w:cs="Arial"/>
                <w:b/>
              </w:rPr>
            </w:pPr>
            <w:r w:rsidRPr="007204F7">
              <w:rPr>
                <w:rFonts w:cs="Arial"/>
                <w:b/>
              </w:rPr>
              <w:t>Nombre</w:t>
            </w:r>
          </w:p>
        </w:tc>
        <w:tc>
          <w:tcPr>
            <w:tcW w:w="1701" w:type="dxa"/>
          </w:tcPr>
          <w:p w14:paraId="48AC4326" w14:textId="77777777" w:rsidR="00826EA7" w:rsidRPr="007204F7" w:rsidRDefault="0036653B" w:rsidP="007204F7">
            <w:pPr>
              <w:spacing w:after="120"/>
              <w:rPr>
                <w:rFonts w:cs="Arial"/>
                <w:b/>
              </w:rPr>
            </w:pPr>
            <w:r w:rsidRPr="007204F7">
              <w:rPr>
                <w:rFonts w:cs="Arial"/>
                <w:b/>
              </w:rPr>
              <w:t>Cargo</w:t>
            </w:r>
          </w:p>
        </w:tc>
        <w:tc>
          <w:tcPr>
            <w:tcW w:w="1843" w:type="dxa"/>
          </w:tcPr>
          <w:p w14:paraId="1398F36E" w14:textId="77777777" w:rsidR="00826EA7" w:rsidRPr="007204F7" w:rsidRDefault="0036653B" w:rsidP="007204F7">
            <w:pPr>
              <w:spacing w:after="120"/>
              <w:rPr>
                <w:rFonts w:cs="Arial"/>
                <w:b/>
              </w:rPr>
            </w:pPr>
            <w:r w:rsidRPr="007204F7">
              <w:rPr>
                <w:rFonts w:cs="Arial"/>
                <w:b/>
              </w:rPr>
              <w:t>Dependencia</w:t>
            </w:r>
          </w:p>
        </w:tc>
        <w:tc>
          <w:tcPr>
            <w:tcW w:w="1044" w:type="dxa"/>
          </w:tcPr>
          <w:p w14:paraId="6DBF88A4" w14:textId="77777777" w:rsidR="00826EA7" w:rsidRPr="007204F7" w:rsidRDefault="0036653B" w:rsidP="007204F7">
            <w:pPr>
              <w:spacing w:after="120"/>
              <w:rPr>
                <w:rFonts w:cs="Arial"/>
                <w:b/>
              </w:rPr>
            </w:pPr>
            <w:r w:rsidRPr="007204F7">
              <w:rPr>
                <w:rFonts w:cs="Arial"/>
                <w:b/>
              </w:rPr>
              <w:t>Fecha</w:t>
            </w:r>
          </w:p>
        </w:tc>
        <w:tc>
          <w:tcPr>
            <w:tcW w:w="1977" w:type="dxa"/>
          </w:tcPr>
          <w:p w14:paraId="67E9F8EE" w14:textId="77777777" w:rsidR="00826EA7" w:rsidRPr="007204F7" w:rsidRDefault="0036653B" w:rsidP="007204F7">
            <w:pPr>
              <w:spacing w:after="120"/>
              <w:rPr>
                <w:rFonts w:cs="Arial"/>
                <w:b/>
              </w:rPr>
            </w:pPr>
            <w:r w:rsidRPr="007204F7">
              <w:rPr>
                <w:rFonts w:cs="Arial"/>
                <w:b/>
              </w:rPr>
              <w:t>Razón del Cambio</w:t>
            </w:r>
          </w:p>
        </w:tc>
      </w:tr>
      <w:tr w:rsidR="00826EA7" w:rsidRPr="007204F7" w14:paraId="0A85B716" w14:textId="77777777">
        <w:tc>
          <w:tcPr>
            <w:tcW w:w="1264" w:type="dxa"/>
          </w:tcPr>
          <w:p w14:paraId="0F350CEF" w14:textId="77777777" w:rsidR="00826EA7" w:rsidRPr="007204F7" w:rsidRDefault="0036653B" w:rsidP="007204F7">
            <w:pPr>
              <w:spacing w:after="120"/>
              <w:rPr>
                <w:rFonts w:cs="Arial"/>
                <w:b/>
              </w:rPr>
            </w:pPr>
            <w:r w:rsidRPr="007204F7">
              <w:rPr>
                <w:rFonts w:cs="Arial"/>
                <w:b/>
              </w:rPr>
              <w:t>Autor (es)</w:t>
            </w:r>
          </w:p>
        </w:tc>
        <w:tc>
          <w:tcPr>
            <w:tcW w:w="2138" w:type="dxa"/>
          </w:tcPr>
          <w:p w14:paraId="013DE8B2" w14:textId="77777777" w:rsidR="00826EA7" w:rsidRPr="007204F7" w:rsidRDefault="00826EA7" w:rsidP="007204F7">
            <w:pPr>
              <w:spacing w:after="120"/>
              <w:rPr>
                <w:rFonts w:cs="Arial"/>
                <w:b/>
              </w:rPr>
            </w:pPr>
          </w:p>
        </w:tc>
        <w:tc>
          <w:tcPr>
            <w:tcW w:w="1701" w:type="dxa"/>
          </w:tcPr>
          <w:p w14:paraId="3F14AD29" w14:textId="77777777" w:rsidR="00826EA7" w:rsidRPr="007204F7" w:rsidRDefault="00826EA7" w:rsidP="007204F7">
            <w:pPr>
              <w:spacing w:after="120"/>
              <w:rPr>
                <w:rFonts w:cs="Arial"/>
                <w:b/>
              </w:rPr>
            </w:pPr>
          </w:p>
        </w:tc>
        <w:tc>
          <w:tcPr>
            <w:tcW w:w="1843" w:type="dxa"/>
          </w:tcPr>
          <w:p w14:paraId="1743D617" w14:textId="77777777" w:rsidR="00826EA7" w:rsidRPr="007204F7" w:rsidRDefault="00826EA7" w:rsidP="007204F7">
            <w:pPr>
              <w:spacing w:after="120"/>
              <w:rPr>
                <w:rFonts w:cs="Arial"/>
                <w:b/>
              </w:rPr>
            </w:pPr>
          </w:p>
        </w:tc>
        <w:tc>
          <w:tcPr>
            <w:tcW w:w="1044" w:type="dxa"/>
          </w:tcPr>
          <w:p w14:paraId="2078E748" w14:textId="77777777" w:rsidR="00826EA7" w:rsidRPr="007204F7" w:rsidRDefault="00826EA7" w:rsidP="007204F7">
            <w:pPr>
              <w:spacing w:after="120"/>
              <w:rPr>
                <w:rFonts w:cs="Arial"/>
                <w:b/>
              </w:rPr>
            </w:pPr>
          </w:p>
        </w:tc>
        <w:tc>
          <w:tcPr>
            <w:tcW w:w="1977" w:type="dxa"/>
          </w:tcPr>
          <w:p w14:paraId="594D6E1A" w14:textId="77777777" w:rsidR="00826EA7" w:rsidRPr="007204F7" w:rsidRDefault="00826EA7" w:rsidP="007204F7">
            <w:pPr>
              <w:spacing w:after="120"/>
              <w:rPr>
                <w:rFonts w:cs="Arial"/>
                <w:b/>
              </w:rPr>
            </w:pPr>
          </w:p>
        </w:tc>
      </w:tr>
    </w:tbl>
    <w:p w14:paraId="46CD8016" w14:textId="77777777" w:rsidR="00826EA7" w:rsidRPr="007204F7" w:rsidRDefault="00826EA7" w:rsidP="007204F7">
      <w:pPr>
        <w:spacing w:after="120"/>
        <w:rPr>
          <w:rFonts w:cs="Arial"/>
        </w:rPr>
      </w:pPr>
    </w:p>
    <w:p w14:paraId="54B7B591" w14:textId="77777777" w:rsidR="00826EA7" w:rsidRPr="007204F7" w:rsidRDefault="00826EA7" w:rsidP="007204F7">
      <w:pPr>
        <w:spacing w:after="120"/>
        <w:rPr>
          <w:rFonts w:cs="Arial"/>
        </w:rPr>
      </w:pPr>
    </w:p>
    <w:sectPr w:rsidR="00826EA7" w:rsidRPr="007204F7" w:rsidSect="003D6B4D">
      <w:headerReference w:type="default" r:id="rId65"/>
      <w:footerReference w:type="default" r:id="rId66"/>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5" w:author="Gustavo Santis Mancipe" w:date="2021-09-22T23:04:00Z" w:initials="GSM">
    <w:p w14:paraId="3C887C0B" w14:textId="77777777" w:rsidR="00101F2E" w:rsidRDefault="00101F2E" w:rsidP="000F06D5">
      <w:pPr>
        <w:pStyle w:val="Textocomentario"/>
      </w:pPr>
      <w:r>
        <w:rPr>
          <w:rStyle w:val="Refdecomentario"/>
        </w:rPr>
        <w:annotationRef/>
      </w:r>
      <w:hyperlink r:id="rId1" w:anchor="page=1&amp;query=inventario&amp;position=23" w:history="1">
        <w:r w:rsidRPr="003820C5">
          <w:rPr>
            <w:rStyle w:val="Hipervnculo"/>
          </w:rPr>
          <w:t>https://www.freepik.es/foto-gratis/hermosa-joven-empresaria-asiatica-inteligente-duena-mujer-negocios-que-comprueba-su-producto-stock_4014656.htm#page=1&amp;query=inventario&amp;position=23</w:t>
        </w:r>
      </w:hyperlink>
    </w:p>
    <w:p w14:paraId="191DABBB" w14:textId="5B0B9700" w:rsidR="00101F2E" w:rsidRDefault="00101F2E">
      <w:pPr>
        <w:pStyle w:val="Textocomentario"/>
      </w:pPr>
    </w:p>
  </w:comment>
  <w:comment w:id="28" w:author="Gustavo Santis Mancipe" w:date="2021-09-25T01:43:00Z" w:initials="GSM">
    <w:p w14:paraId="18D02958" w14:textId="160D1FC8" w:rsidR="00101F2E" w:rsidRDefault="00101F2E">
      <w:pPr>
        <w:pStyle w:val="Textocomentario"/>
      </w:pPr>
      <w:r>
        <w:rPr>
          <w:rStyle w:val="Refdecomentario"/>
        </w:rPr>
        <w:annotationRef/>
      </w:r>
      <w:r>
        <w:t>Lista</w:t>
      </w:r>
    </w:p>
  </w:comment>
  <w:comment w:id="29" w:author="Gustavo Santis Mancipe" w:date="2021-09-22T23:06:00Z" w:initials="GSM">
    <w:p w14:paraId="1E5B1321" w14:textId="77777777" w:rsidR="00101F2E" w:rsidRDefault="00101F2E" w:rsidP="00874014">
      <w:pPr>
        <w:pStyle w:val="Textocomentario"/>
      </w:pPr>
      <w:r>
        <w:rPr>
          <w:rStyle w:val="Refdecomentario"/>
        </w:rPr>
        <w:annotationRef/>
      </w:r>
      <w:r>
        <w:t xml:space="preserve">La información para desarrollar el recurso se encuentra la carpeta </w:t>
      </w:r>
      <w:r>
        <w:rPr>
          <w:b/>
          <w:color w:val="FF0000"/>
        </w:rPr>
        <w:t>Formatos DI</w:t>
      </w:r>
      <w:r>
        <w:t xml:space="preserve"> archivo:</w:t>
      </w:r>
    </w:p>
    <w:p w14:paraId="26F99E39" w14:textId="77777777" w:rsidR="00101F2E" w:rsidRDefault="00101F2E" w:rsidP="00874014">
      <w:pPr>
        <w:pStyle w:val="Textocomentario"/>
      </w:pPr>
    </w:p>
    <w:p w14:paraId="0649114D" w14:textId="1E6523A2" w:rsidR="00101F2E" w:rsidRDefault="00101F2E" w:rsidP="00874014">
      <w:pPr>
        <w:pStyle w:val="Textocomentario"/>
      </w:pPr>
      <w:r w:rsidRPr="009C1A0C">
        <w:rPr>
          <w:color w:val="FF0000"/>
        </w:rPr>
        <w:t>CF028_1_</w:t>
      </w:r>
      <w:r>
        <w:rPr>
          <w:color w:val="FF0000"/>
        </w:rPr>
        <w:t>p</w:t>
      </w:r>
      <w:r w:rsidRPr="009C1A0C">
        <w:rPr>
          <w:color w:val="FF0000"/>
        </w:rPr>
        <w:t>romesa_cliente</w:t>
      </w:r>
      <w:r>
        <w:rPr>
          <w:color w:val="FF0000"/>
        </w:rPr>
        <w:t>.pptx</w:t>
      </w:r>
    </w:p>
  </w:comment>
  <w:comment w:id="30" w:author="Gustavo Santis Mancipe" w:date="2021-09-25T01:44:00Z" w:initials="GSM">
    <w:p w14:paraId="12A31AA7" w14:textId="77777777" w:rsidR="00101F2E" w:rsidRDefault="00101F2E" w:rsidP="00C24494">
      <w:pPr>
        <w:pStyle w:val="Textocomentario"/>
      </w:pPr>
      <w:r>
        <w:rPr>
          <w:rStyle w:val="Refdecomentario"/>
        </w:rPr>
        <w:annotationRef/>
      </w:r>
      <w:r>
        <w:rPr>
          <w:rStyle w:val="Refdecomentario"/>
        </w:rPr>
        <w:annotationRef/>
      </w:r>
      <w:r>
        <w:t xml:space="preserve">La información para desarrollar el recurso se encuentra la carpeta </w:t>
      </w:r>
      <w:r>
        <w:rPr>
          <w:b/>
          <w:color w:val="FF0000"/>
        </w:rPr>
        <w:t>Formatos DI</w:t>
      </w:r>
      <w:r>
        <w:t xml:space="preserve"> archivo:</w:t>
      </w:r>
    </w:p>
    <w:p w14:paraId="16422C99" w14:textId="77777777" w:rsidR="00101F2E" w:rsidRDefault="00101F2E" w:rsidP="00C24494">
      <w:pPr>
        <w:pStyle w:val="Textocomentario"/>
      </w:pPr>
    </w:p>
    <w:p w14:paraId="03B59857" w14:textId="20F01343" w:rsidR="00101F2E" w:rsidRPr="00F74BA0" w:rsidRDefault="00101F2E" w:rsidP="00C24494">
      <w:pPr>
        <w:pStyle w:val="Textocomentario"/>
        <w:rPr>
          <w:color w:val="FF0000"/>
        </w:rPr>
      </w:pPr>
      <w:r w:rsidRPr="00F74BA0">
        <w:rPr>
          <w:color w:val="FF0000"/>
          <w:lang w:val="es-MX"/>
        </w:rPr>
        <w:t>CF028_</w:t>
      </w:r>
      <w:r>
        <w:rPr>
          <w:color w:val="FF0000"/>
          <w:lang w:val="es-MX"/>
        </w:rPr>
        <w:t>1</w:t>
      </w:r>
      <w:r w:rsidRPr="00F74BA0">
        <w:rPr>
          <w:color w:val="FF0000"/>
          <w:lang w:val="es-MX"/>
        </w:rPr>
        <w:t>_</w:t>
      </w:r>
      <w:r>
        <w:rPr>
          <w:color w:val="FF0000"/>
          <w:lang w:val="es-MX"/>
        </w:rPr>
        <w:t>promesa</w:t>
      </w:r>
      <w:r w:rsidRPr="00F74BA0">
        <w:rPr>
          <w:color w:val="FF0000"/>
          <w:lang w:val="es-MX"/>
        </w:rPr>
        <w:t>_c</w:t>
      </w:r>
      <w:r>
        <w:rPr>
          <w:color w:val="FF0000"/>
          <w:lang w:val="es-MX"/>
        </w:rPr>
        <w:t>liente</w:t>
      </w:r>
      <w:r>
        <w:rPr>
          <w:color w:val="FF0000"/>
        </w:rPr>
        <w:t>.pptx</w:t>
      </w:r>
    </w:p>
    <w:p w14:paraId="6C9DF3AB" w14:textId="68A20244" w:rsidR="00101F2E" w:rsidRDefault="00101F2E">
      <w:pPr>
        <w:pStyle w:val="Textocomentario"/>
      </w:pPr>
    </w:p>
  </w:comment>
  <w:comment w:id="31" w:author="Gustavo Santis Mancipe" w:date="2021-09-22T23:42:00Z" w:initials="GSM">
    <w:p w14:paraId="44E4FBB7" w14:textId="77777777" w:rsidR="00101F2E" w:rsidRDefault="00101F2E">
      <w:pPr>
        <w:pStyle w:val="Textocomentario"/>
      </w:pPr>
      <w:r>
        <w:rPr>
          <w:rStyle w:val="Refdecomentario"/>
        </w:rPr>
        <w:annotationRef/>
      </w:r>
      <w:r>
        <w:t>Descargada de</w:t>
      </w:r>
    </w:p>
    <w:p w14:paraId="5BC0ED46" w14:textId="77777777" w:rsidR="00101F2E" w:rsidRDefault="00101F2E">
      <w:pPr>
        <w:pStyle w:val="Textocomentario"/>
      </w:pPr>
    </w:p>
    <w:p w14:paraId="4C10DA4D" w14:textId="23EA58CF" w:rsidR="00101F2E" w:rsidRDefault="00E77E7D">
      <w:pPr>
        <w:pStyle w:val="Textocomentario"/>
      </w:pPr>
      <w:hyperlink r:id="rId2" w:anchor="page=1&amp;query=TIEMPO&amp;position=6" w:history="1">
        <w:r w:rsidR="00101F2E" w:rsidRPr="00FA788F">
          <w:rPr>
            <w:rStyle w:val="Hipervnculo"/>
          </w:rPr>
          <w:t>https://www.freepik.es/vector-gratis/variedad-objetos-que-muestran-tiempo_5481539.htm#page=1&amp;query=TIEMPO&amp;position=6</w:t>
        </w:r>
      </w:hyperlink>
    </w:p>
    <w:p w14:paraId="5108D2E0" w14:textId="098EF31A" w:rsidR="00101F2E" w:rsidRDefault="00101F2E">
      <w:pPr>
        <w:pStyle w:val="Textocomentario"/>
      </w:pPr>
    </w:p>
  </w:comment>
  <w:comment w:id="32" w:author="Gustavo Santis Mancipe" w:date="2021-09-22T23:43:00Z" w:initials="GSM">
    <w:p w14:paraId="0FD6E01A" w14:textId="287372DE" w:rsidR="00101F2E" w:rsidRDefault="00101F2E">
      <w:pPr>
        <w:pStyle w:val="Textocomentario"/>
      </w:pPr>
      <w:r>
        <w:rPr>
          <w:rStyle w:val="Refdecomentario"/>
        </w:rPr>
        <w:annotationRef/>
      </w:r>
      <w:r>
        <w:t>Utilizar lista</w:t>
      </w:r>
    </w:p>
  </w:comment>
  <w:comment w:id="40" w:author="Gustavo Santis Mancipe" w:date="2021-09-22T23:44:00Z" w:initials="GSM">
    <w:p w14:paraId="5167CB6C" w14:textId="36D34D49" w:rsidR="00101F2E" w:rsidRPr="00012651" w:rsidRDefault="00101F2E">
      <w:pPr>
        <w:pStyle w:val="Textocomentario"/>
        <w:rPr>
          <w:b/>
          <w:bCs/>
        </w:rPr>
      </w:pPr>
      <w:r w:rsidRPr="00012651">
        <w:rPr>
          <w:rStyle w:val="Refdecomentario"/>
          <w:b/>
          <w:bCs/>
        </w:rPr>
        <w:annotationRef/>
      </w:r>
      <w:r w:rsidRPr="00012651">
        <w:rPr>
          <w:b/>
          <w:bCs/>
        </w:rPr>
        <w:t>C</w:t>
      </w:r>
      <w:r>
        <w:rPr>
          <w:b/>
          <w:bCs/>
        </w:rPr>
        <w:t>a</w:t>
      </w:r>
      <w:r w:rsidRPr="00012651">
        <w:rPr>
          <w:b/>
          <w:bCs/>
        </w:rPr>
        <w:t>jón texto color</w:t>
      </w:r>
    </w:p>
  </w:comment>
  <w:comment w:id="47" w:author="Gustavo Santis Mancipe" w:date="2021-09-22T23:47:00Z" w:initials="GSM">
    <w:p w14:paraId="2538B3BA" w14:textId="3C07DB94" w:rsidR="00101F2E" w:rsidRDefault="00101F2E">
      <w:pPr>
        <w:pStyle w:val="Textocomentario"/>
      </w:pPr>
      <w:r>
        <w:rPr>
          <w:rStyle w:val="Refdecomentario"/>
        </w:rPr>
        <w:annotationRef/>
      </w:r>
      <w:r>
        <w:t>Cajón texto citas</w:t>
      </w:r>
    </w:p>
  </w:comment>
  <w:comment w:id="48" w:author="Gustavo Santis Mancipe" w:date="2021-09-25T00:05:00Z" w:initials="GSM">
    <w:p w14:paraId="45FF4636" w14:textId="7704FFF0" w:rsidR="00101F2E" w:rsidRPr="00D54A86" w:rsidRDefault="00101F2E">
      <w:pPr>
        <w:pStyle w:val="Textocomentario"/>
        <w:rPr>
          <w:b/>
          <w:bCs/>
        </w:rPr>
      </w:pPr>
      <w:r>
        <w:rPr>
          <w:rStyle w:val="Refdecomentario"/>
        </w:rPr>
        <w:annotationRef/>
      </w:r>
      <w:r w:rsidRPr="00012651">
        <w:rPr>
          <w:rStyle w:val="Refdecomentario"/>
          <w:b/>
          <w:bCs/>
        </w:rPr>
        <w:annotationRef/>
      </w:r>
      <w:r w:rsidRPr="00012651">
        <w:rPr>
          <w:b/>
          <w:bCs/>
        </w:rPr>
        <w:t>C</w:t>
      </w:r>
      <w:r>
        <w:rPr>
          <w:b/>
          <w:bCs/>
        </w:rPr>
        <w:t>a</w:t>
      </w:r>
      <w:r w:rsidRPr="00012651">
        <w:rPr>
          <w:b/>
          <w:bCs/>
        </w:rPr>
        <w:t>jón texto color</w:t>
      </w:r>
    </w:p>
  </w:comment>
  <w:comment w:id="49" w:author="Gustavo Santis Mancipe" w:date="2021-09-23T11:53:00Z" w:initials="GSM">
    <w:p w14:paraId="3C4B1977" w14:textId="77777777" w:rsidR="00101F2E" w:rsidRDefault="00101F2E" w:rsidP="002833D1">
      <w:pPr>
        <w:pStyle w:val="Textocomentario"/>
      </w:pPr>
      <w:r>
        <w:rPr>
          <w:rStyle w:val="Refdecomentario"/>
        </w:rPr>
        <w:annotationRef/>
      </w:r>
      <w:r>
        <w:t xml:space="preserve">La información para desarrollar el recurso se encuentra la carpeta </w:t>
      </w:r>
      <w:r>
        <w:rPr>
          <w:b/>
          <w:color w:val="FF0000"/>
        </w:rPr>
        <w:t>Formatos DI</w:t>
      </w:r>
      <w:r>
        <w:t xml:space="preserve"> archivo:</w:t>
      </w:r>
    </w:p>
    <w:p w14:paraId="281CBE87" w14:textId="77777777" w:rsidR="00101F2E" w:rsidRDefault="00101F2E" w:rsidP="002833D1">
      <w:pPr>
        <w:pStyle w:val="Textocomentario"/>
      </w:pPr>
    </w:p>
    <w:p w14:paraId="18B64B26" w14:textId="3FD688DF" w:rsidR="00101F2E" w:rsidRPr="00F74BA0" w:rsidRDefault="00101F2E" w:rsidP="002833D1">
      <w:pPr>
        <w:pStyle w:val="Textocomentario"/>
        <w:rPr>
          <w:color w:val="FF0000"/>
        </w:rPr>
      </w:pPr>
      <w:r w:rsidRPr="00F74BA0">
        <w:rPr>
          <w:color w:val="FF0000"/>
          <w:lang w:val="es-MX"/>
        </w:rPr>
        <w:t>CF028_2_funciones_contabilidad</w:t>
      </w:r>
      <w:r>
        <w:rPr>
          <w:color w:val="FF0000"/>
        </w:rPr>
        <w:t>.pptx</w:t>
      </w:r>
    </w:p>
  </w:comment>
  <w:comment w:id="50" w:author="Gustavo Santis Mancipe" w:date="2021-09-23T12:03:00Z" w:initials="GSM">
    <w:p w14:paraId="076ECAC1" w14:textId="77777777" w:rsidR="00101F2E" w:rsidRDefault="00101F2E" w:rsidP="007C5432">
      <w:pPr>
        <w:pStyle w:val="Textocomentario"/>
      </w:pPr>
      <w:r>
        <w:rPr>
          <w:rStyle w:val="Refdecomentario"/>
        </w:rPr>
        <w:annotationRef/>
      </w:r>
      <w:r>
        <w:t xml:space="preserve">La información para desarrollar el recurso se encuentra la carpeta </w:t>
      </w:r>
      <w:r>
        <w:rPr>
          <w:b/>
          <w:color w:val="FF0000"/>
        </w:rPr>
        <w:t>Formatos DI</w:t>
      </w:r>
      <w:r>
        <w:t xml:space="preserve"> archivo:</w:t>
      </w:r>
    </w:p>
    <w:p w14:paraId="40650D5A" w14:textId="77777777" w:rsidR="00101F2E" w:rsidRDefault="00101F2E" w:rsidP="007C5432">
      <w:pPr>
        <w:pStyle w:val="Textocomentario"/>
      </w:pPr>
    </w:p>
    <w:p w14:paraId="7CCB681A" w14:textId="32FADDEB" w:rsidR="00101F2E" w:rsidRDefault="00101F2E" w:rsidP="007C5432">
      <w:pPr>
        <w:pStyle w:val="Textocomentario"/>
      </w:pPr>
      <w:r w:rsidRPr="00F74BA0">
        <w:rPr>
          <w:color w:val="FF0000"/>
          <w:lang w:val="es-MX"/>
        </w:rPr>
        <w:t>CF028_2_</w:t>
      </w:r>
      <w:r>
        <w:rPr>
          <w:color w:val="FF0000"/>
          <w:lang w:val="es-MX"/>
        </w:rPr>
        <w:t>objetivos</w:t>
      </w:r>
      <w:r>
        <w:rPr>
          <w:color w:val="FF0000"/>
        </w:rPr>
        <w:t>.pptx</w:t>
      </w:r>
    </w:p>
  </w:comment>
  <w:comment w:id="51" w:author="Gustavo Santis Mancipe" w:date="2021-09-23T13:15:00Z" w:initials="GSM">
    <w:p w14:paraId="7BDCAF83" w14:textId="77777777" w:rsidR="00101F2E" w:rsidRDefault="00101F2E" w:rsidP="00A456E7">
      <w:pPr>
        <w:pStyle w:val="Textocomentario"/>
      </w:pPr>
      <w:r>
        <w:rPr>
          <w:rStyle w:val="Refdecomentario"/>
        </w:rPr>
        <w:annotationRef/>
      </w:r>
      <w:r>
        <w:t xml:space="preserve">La información para desarrollar el recurso se encuentra la carpeta </w:t>
      </w:r>
      <w:r>
        <w:rPr>
          <w:b/>
          <w:color w:val="FF0000"/>
        </w:rPr>
        <w:t>Formatos DI</w:t>
      </w:r>
      <w:r>
        <w:t xml:space="preserve"> archivo:</w:t>
      </w:r>
    </w:p>
    <w:p w14:paraId="5C462116" w14:textId="77777777" w:rsidR="00101F2E" w:rsidRDefault="00101F2E" w:rsidP="00A456E7">
      <w:pPr>
        <w:pStyle w:val="Textocomentario"/>
      </w:pPr>
    </w:p>
    <w:p w14:paraId="7409E08E" w14:textId="1EFE51DA" w:rsidR="00101F2E" w:rsidRPr="00DC6A44" w:rsidRDefault="00101F2E" w:rsidP="00A456E7">
      <w:pPr>
        <w:pStyle w:val="Textocomentario"/>
        <w:rPr>
          <w:color w:val="FF0000"/>
        </w:rPr>
      </w:pPr>
      <w:r w:rsidRPr="00DC6A44">
        <w:rPr>
          <w:color w:val="FF0000"/>
        </w:rPr>
        <w:t>CF028_2_informacion_contable</w:t>
      </w:r>
      <w:r>
        <w:rPr>
          <w:color w:val="FF0000"/>
        </w:rPr>
        <w:t>.pptx</w:t>
      </w:r>
    </w:p>
  </w:comment>
  <w:comment w:id="68" w:author="Gustavo Santis Mancipe" w:date="2021-09-23T13:32:00Z" w:initials="GSM">
    <w:p w14:paraId="6057B1EB" w14:textId="77777777" w:rsidR="00101F2E" w:rsidRDefault="00101F2E" w:rsidP="00D870C9">
      <w:pPr>
        <w:pStyle w:val="Textocomentario"/>
      </w:pPr>
      <w:r>
        <w:rPr>
          <w:rStyle w:val="Refdecomentario"/>
        </w:rPr>
        <w:annotationRef/>
      </w:r>
      <w:r>
        <w:t xml:space="preserve">La información para desarrollar el recurso se encuentra la carpeta </w:t>
      </w:r>
      <w:r>
        <w:rPr>
          <w:b/>
          <w:color w:val="FF0000"/>
        </w:rPr>
        <w:t>Formatos DI</w:t>
      </w:r>
      <w:r>
        <w:t xml:space="preserve"> archivo:</w:t>
      </w:r>
    </w:p>
    <w:p w14:paraId="1F515E83" w14:textId="77777777" w:rsidR="00101F2E" w:rsidRDefault="00101F2E" w:rsidP="00D870C9">
      <w:pPr>
        <w:pStyle w:val="Textocomentario"/>
      </w:pPr>
    </w:p>
    <w:p w14:paraId="541582A2" w14:textId="4DCF0330" w:rsidR="00101F2E" w:rsidRDefault="00101F2E" w:rsidP="00D870C9">
      <w:pPr>
        <w:pStyle w:val="Textocomentario"/>
      </w:pPr>
      <w:r w:rsidRPr="00371B2B">
        <w:rPr>
          <w:color w:val="FF0000"/>
        </w:rPr>
        <w:t>CF028_2_principios_contables</w:t>
      </w:r>
      <w:r>
        <w:rPr>
          <w:color w:val="FF0000"/>
        </w:rPr>
        <w:t>.pptx</w:t>
      </w:r>
    </w:p>
  </w:comment>
  <w:comment w:id="69" w:author="Gustavo Santis Mancipe [2]" w:date="2021-09-25T13:48:00Z" w:initials="GSM">
    <w:p w14:paraId="0DD150C0" w14:textId="32FD27D8" w:rsidR="00101F2E" w:rsidRDefault="00101F2E">
      <w:pPr>
        <w:pStyle w:val="Textocomentario"/>
      </w:pPr>
      <w:r>
        <w:rPr>
          <w:rStyle w:val="Refdecomentario"/>
        </w:rPr>
        <w:annotationRef/>
      </w:r>
      <w:r>
        <w:t>Descargada de</w:t>
      </w:r>
    </w:p>
    <w:p w14:paraId="3486D098" w14:textId="77777777" w:rsidR="00101F2E" w:rsidRDefault="00101F2E">
      <w:pPr>
        <w:pStyle w:val="Textocomentario"/>
      </w:pPr>
    </w:p>
    <w:p w14:paraId="34EE4E07" w14:textId="01DEEA90" w:rsidR="00101F2E" w:rsidRDefault="00101F2E">
      <w:pPr>
        <w:pStyle w:val="Textocomentario"/>
      </w:pPr>
      <w:r w:rsidRPr="009C4873">
        <w:t>https://www.pexels.com/es-es/foto/marketing-empresario-persona-manos-6802052/</w:t>
      </w:r>
    </w:p>
  </w:comment>
  <w:comment w:id="70" w:author="Gustavo Santis Mancipe" w:date="2021-09-23T13:10:00Z" w:initials="GSM">
    <w:p w14:paraId="43D361D4" w14:textId="2BA88D6B" w:rsidR="00101F2E" w:rsidRDefault="00101F2E">
      <w:pPr>
        <w:pStyle w:val="Textocomentario"/>
      </w:pPr>
      <w:r>
        <w:rPr>
          <w:rStyle w:val="Refdecomentario"/>
        </w:rPr>
        <w:annotationRef/>
      </w:r>
      <w:r>
        <w:t>Utilizar lista</w:t>
      </w:r>
    </w:p>
  </w:comment>
  <w:comment w:id="75" w:author="Gustavo Santis Mancipe" w:date="2021-09-23T13:15:00Z" w:initials="GSM">
    <w:p w14:paraId="03131B2C" w14:textId="77777777" w:rsidR="00BB0888" w:rsidRDefault="00BB0888" w:rsidP="00BB0888">
      <w:pPr>
        <w:pStyle w:val="Textocomentario"/>
        <w:numPr>
          <w:ilvl w:val="0"/>
          <w:numId w:val="8"/>
        </w:numPr>
      </w:pPr>
      <w:r>
        <w:rPr>
          <w:rStyle w:val="Refdecomentario"/>
        </w:rPr>
        <w:annotationRef/>
      </w:r>
      <w:r>
        <w:t>Se solicita crear una imagen como la de referencia, con los siguientes textos:</w:t>
      </w:r>
    </w:p>
    <w:p w14:paraId="0F0616F1" w14:textId="77777777" w:rsidR="00BB0888" w:rsidRPr="008A02C4" w:rsidRDefault="00BB0888" w:rsidP="00BB0888">
      <w:pPr>
        <w:pStyle w:val="Textocomentario"/>
        <w:numPr>
          <w:ilvl w:val="0"/>
          <w:numId w:val="8"/>
        </w:numPr>
      </w:pPr>
      <w:r w:rsidRPr="008A02C4">
        <w:t>Información</w:t>
      </w:r>
      <w:r>
        <w:t xml:space="preserve"> b</w:t>
      </w:r>
      <w:r w:rsidRPr="008A02C4">
        <w:t>uena</w:t>
      </w:r>
    </w:p>
    <w:p w14:paraId="77AAD89E" w14:textId="77777777" w:rsidR="00BB0888" w:rsidRPr="008A02C4" w:rsidRDefault="00BB0888" w:rsidP="00BB0888">
      <w:pPr>
        <w:pStyle w:val="Textocomentario"/>
        <w:numPr>
          <w:ilvl w:val="0"/>
          <w:numId w:val="8"/>
        </w:numPr>
      </w:pPr>
      <w:r w:rsidRPr="008A02C4">
        <w:t>Información</w:t>
      </w:r>
      <w:r>
        <w:t xml:space="preserve"> s</w:t>
      </w:r>
      <w:r w:rsidRPr="008A02C4">
        <w:t>uficiente</w:t>
      </w:r>
    </w:p>
    <w:p w14:paraId="704517A9" w14:textId="77777777" w:rsidR="00BB0888" w:rsidRPr="008A02C4" w:rsidRDefault="00BB0888" w:rsidP="00BB0888">
      <w:pPr>
        <w:pStyle w:val="Textocomentario"/>
        <w:numPr>
          <w:ilvl w:val="0"/>
          <w:numId w:val="8"/>
        </w:numPr>
      </w:pPr>
      <w:r w:rsidRPr="008A02C4">
        <w:t>Procesamiento de la</w:t>
      </w:r>
      <w:r>
        <w:t xml:space="preserve"> </w:t>
      </w:r>
      <w:r w:rsidRPr="008A02C4">
        <w:t>Información</w:t>
      </w:r>
    </w:p>
    <w:p w14:paraId="25A9AEC0" w14:textId="77777777" w:rsidR="00BB0888" w:rsidRDefault="00BB0888" w:rsidP="00BB0888">
      <w:pPr>
        <w:pStyle w:val="Textocomentario"/>
      </w:pPr>
    </w:p>
  </w:comment>
  <w:comment w:id="78" w:author="Gustavo Santis Mancipe" w:date="2021-09-23T13:35:00Z" w:initials="GSM">
    <w:p w14:paraId="62CC5BCF" w14:textId="33E21755" w:rsidR="00101F2E" w:rsidRPr="00A45703" w:rsidRDefault="00101F2E">
      <w:pPr>
        <w:pStyle w:val="Textocomentario"/>
        <w:rPr>
          <w:b/>
          <w:bCs/>
        </w:rPr>
      </w:pPr>
      <w:r w:rsidRPr="00A45703">
        <w:rPr>
          <w:rStyle w:val="Refdecomentario"/>
          <w:b/>
          <w:bCs/>
        </w:rPr>
        <w:annotationRef/>
      </w:r>
      <w:r>
        <w:t xml:space="preserve">Utilizar </w:t>
      </w:r>
      <w:r w:rsidRPr="00A45703">
        <w:rPr>
          <w:b/>
          <w:bCs/>
        </w:rPr>
        <w:t>Cajón texto color</w:t>
      </w:r>
    </w:p>
  </w:comment>
  <w:comment w:id="79" w:author="Gustavo Santis Mancipe" w:date="2021-09-23T22:51:00Z" w:initials="GSM">
    <w:p w14:paraId="585CB796" w14:textId="4EBAF1D6" w:rsidR="00101F2E" w:rsidRDefault="00101F2E">
      <w:pPr>
        <w:pStyle w:val="Textocomentario"/>
      </w:pPr>
      <w:r>
        <w:rPr>
          <w:rStyle w:val="Refdecomentario"/>
        </w:rPr>
        <w:annotationRef/>
      </w:r>
      <w:r>
        <w:t>Utilizar lista</w:t>
      </w:r>
    </w:p>
  </w:comment>
  <w:comment w:id="80" w:author="Gustavo Santis Mancipe" w:date="2021-09-22T22:04:00Z" w:initials="GSM">
    <w:p w14:paraId="589F092D" w14:textId="69E6F5D3" w:rsidR="00101F2E" w:rsidRDefault="00101F2E" w:rsidP="00B25AD6">
      <w:pPr>
        <w:pStyle w:val="Textocomentario"/>
      </w:pPr>
      <w:r>
        <w:rPr>
          <w:rStyle w:val="Refdecomentario"/>
        </w:rPr>
        <w:annotationRef/>
      </w:r>
      <w:r>
        <w:t>Se solicita crear una imagen como la de referencia con los siguientes textos:</w:t>
      </w:r>
    </w:p>
    <w:p w14:paraId="09B3186A" w14:textId="77777777" w:rsidR="00101F2E" w:rsidRDefault="00101F2E" w:rsidP="00B25AD6">
      <w:pPr>
        <w:pStyle w:val="Textocomentario"/>
      </w:pPr>
    </w:p>
    <w:p w14:paraId="48C021A0" w14:textId="151EC602" w:rsidR="00101F2E" w:rsidRDefault="00101F2E" w:rsidP="00B25AD6">
      <w:pPr>
        <w:pStyle w:val="Textocomentario"/>
      </w:pPr>
      <w:r>
        <w:t xml:space="preserve">Los fenómenos </w:t>
      </w:r>
    </w:p>
    <w:p w14:paraId="029A623F" w14:textId="1FF48C2D" w:rsidR="00101F2E" w:rsidRDefault="00101F2E" w:rsidP="00B25AD6">
      <w:pPr>
        <w:pStyle w:val="Textocomentario"/>
      </w:pPr>
      <w:r>
        <w:t>Producen</w:t>
      </w:r>
    </w:p>
    <w:p w14:paraId="5EBB6B35" w14:textId="5BE29ED7" w:rsidR="00101F2E" w:rsidRDefault="00101F2E" w:rsidP="00B25AD6">
      <w:pPr>
        <w:pStyle w:val="Textocomentario"/>
      </w:pPr>
      <w:r>
        <w:t>Datos</w:t>
      </w:r>
    </w:p>
    <w:p w14:paraId="1FF0FDD6" w14:textId="4BBE3ACD" w:rsidR="00101F2E" w:rsidRDefault="00101F2E" w:rsidP="00B25AD6">
      <w:pPr>
        <w:pStyle w:val="Textocomentario"/>
      </w:pPr>
      <w:r>
        <w:t>Estadística</w:t>
      </w:r>
    </w:p>
    <w:p w14:paraId="63681710" w14:textId="26920B0A" w:rsidR="00101F2E" w:rsidRDefault="00101F2E" w:rsidP="00B25AD6">
      <w:pPr>
        <w:pStyle w:val="Textocomentario"/>
      </w:pPr>
      <w:r>
        <w:t>Que al procesarlos de diferentes formas se convierten en:</w:t>
      </w:r>
    </w:p>
    <w:p w14:paraId="451D238B" w14:textId="5CBF00E4" w:rsidR="00101F2E" w:rsidRDefault="00101F2E" w:rsidP="00B25AD6">
      <w:pPr>
        <w:pStyle w:val="Textocomentario"/>
      </w:pPr>
      <w:r>
        <w:t>Información</w:t>
      </w:r>
    </w:p>
    <w:p w14:paraId="5882B5B1" w14:textId="5A6B2D8B" w:rsidR="00101F2E" w:rsidRDefault="00101F2E" w:rsidP="00B25AD6">
      <w:pPr>
        <w:pStyle w:val="Textocomentario"/>
      </w:pPr>
      <w:r>
        <w:t>Que se utilizan para:</w:t>
      </w:r>
    </w:p>
    <w:p w14:paraId="77EFB3BE" w14:textId="298124BD" w:rsidR="00101F2E" w:rsidRDefault="00101F2E" w:rsidP="00B25AD6">
      <w:pPr>
        <w:pStyle w:val="Textocomentario"/>
      </w:pPr>
      <w:r>
        <w:t>Tomar decisiones más eficientes</w:t>
      </w:r>
    </w:p>
  </w:comment>
  <w:comment w:id="81" w:author="Gustavo Santis Mancipe" w:date="2021-09-24T11:50:00Z" w:initials="GSM">
    <w:p w14:paraId="3473CAFD" w14:textId="77777777" w:rsidR="00101F2E" w:rsidRDefault="00101F2E" w:rsidP="000C79A3">
      <w:pPr>
        <w:pStyle w:val="Textocomentario"/>
      </w:pPr>
      <w:r>
        <w:rPr>
          <w:rStyle w:val="Refdecomentario"/>
        </w:rPr>
        <w:annotationRef/>
      </w:r>
      <w:r>
        <w:t xml:space="preserve">La información para desarrollar el recurso se encuentra la carpeta </w:t>
      </w:r>
      <w:r>
        <w:rPr>
          <w:b/>
          <w:color w:val="FF0000"/>
        </w:rPr>
        <w:t>Formatos DI</w:t>
      </w:r>
      <w:r>
        <w:t xml:space="preserve"> archivo:</w:t>
      </w:r>
    </w:p>
    <w:p w14:paraId="593F1018" w14:textId="77777777" w:rsidR="00101F2E" w:rsidRDefault="00101F2E" w:rsidP="000C79A3">
      <w:pPr>
        <w:pStyle w:val="Textocomentario"/>
      </w:pPr>
    </w:p>
    <w:p w14:paraId="79331AE1" w14:textId="63594DCC" w:rsidR="00101F2E" w:rsidRDefault="00101F2E" w:rsidP="000C79A3">
      <w:pPr>
        <w:pStyle w:val="Textocomentario"/>
      </w:pPr>
      <w:r w:rsidRPr="000755DA">
        <w:rPr>
          <w:color w:val="FF0000"/>
        </w:rPr>
        <w:t>CF028_3_</w:t>
      </w:r>
      <w:r>
        <w:rPr>
          <w:color w:val="FF0000"/>
        </w:rPr>
        <w:t>2</w:t>
      </w:r>
      <w:r w:rsidRPr="000755DA">
        <w:rPr>
          <w:color w:val="FF0000"/>
        </w:rPr>
        <w:t>_estadistica</w:t>
      </w:r>
      <w:r>
        <w:rPr>
          <w:color w:val="FF0000"/>
        </w:rPr>
        <w:t>.pptx</w:t>
      </w:r>
    </w:p>
  </w:comment>
  <w:comment w:id="84" w:author="Gustavo Santis Mancipe" w:date="2021-09-24T15:44:00Z" w:initials="GSM">
    <w:p w14:paraId="2B142A25" w14:textId="77777777" w:rsidR="00101F2E" w:rsidRDefault="00101F2E" w:rsidP="0041156C">
      <w:pPr>
        <w:pStyle w:val="Textocomentario"/>
      </w:pPr>
      <w:r>
        <w:rPr>
          <w:rStyle w:val="Refdecomentario"/>
        </w:rPr>
        <w:annotationRef/>
      </w:r>
      <w:r>
        <w:t xml:space="preserve">La información para desarrollar el recurso se encuentra la carpeta </w:t>
      </w:r>
      <w:r>
        <w:rPr>
          <w:b/>
          <w:color w:val="FF0000"/>
        </w:rPr>
        <w:t>Formatos DI</w:t>
      </w:r>
      <w:r>
        <w:t xml:space="preserve"> archivo:</w:t>
      </w:r>
    </w:p>
    <w:p w14:paraId="3FA1A6AE" w14:textId="77777777" w:rsidR="00101F2E" w:rsidRDefault="00101F2E" w:rsidP="0041156C">
      <w:pPr>
        <w:pStyle w:val="Textocomentario"/>
      </w:pPr>
    </w:p>
    <w:p w14:paraId="5105FA28" w14:textId="2374CAD1" w:rsidR="00101F2E" w:rsidRDefault="00101F2E" w:rsidP="0041156C">
      <w:pPr>
        <w:pStyle w:val="Textocomentario"/>
      </w:pPr>
      <w:r w:rsidRPr="000755DA">
        <w:rPr>
          <w:color w:val="FF0000"/>
        </w:rPr>
        <w:t>CF028_3_</w:t>
      </w:r>
      <w:r>
        <w:rPr>
          <w:color w:val="FF0000"/>
        </w:rPr>
        <w:t>3</w:t>
      </w:r>
      <w:r w:rsidRPr="000755DA">
        <w:rPr>
          <w:color w:val="FF0000"/>
        </w:rPr>
        <w:t>_e</w:t>
      </w:r>
      <w:r>
        <w:rPr>
          <w:color w:val="FF0000"/>
        </w:rPr>
        <w:t>lementos.pptx</w:t>
      </w:r>
    </w:p>
  </w:comment>
  <w:comment w:id="85" w:author="Gustavo Santis Mancipe" w:date="2021-09-24T17:24:00Z" w:initials="GSM">
    <w:p w14:paraId="47C46930" w14:textId="77777777" w:rsidR="00101F2E" w:rsidRDefault="00101F2E" w:rsidP="00A41572">
      <w:pPr>
        <w:pStyle w:val="Textocomentario"/>
      </w:pPr>
      <w:r>
        <w:rPr>
          <w:rStyle w:val="Refdecomentario"/>
        </w:rPr>
        <w:annotationRef/>
      </w:r>
      <w:r>
        <w:t xml:space="preserve">La información para desarrollar el recurso se encuentra la carpeta </w:t>
      </w:r>
      <w:r>
        <w:rPr>
          <w:b/>
          <w:color w:val="FF0000"/>
        </w:rPr>
        <w:t>Formatos DI</w:t>
      </w:r>
      <w:r>
        <w:t xml:space="preserve"> archivo:</w:t>
      </w:r>
    </w:p>
    <w:p w14:paraId="55042A48" w14:textId="77777777" w:rsidR="00101F2E" w:rsidRDefault="00101F2E" w:rsidP="00A41572">
      <w:pPr>
        <w:pStyle w:val="Textocomentario"/>
      </w:pPr>
    </w:p>
    <w:p w14:paraId="22E82E0B" w14:textId="75E9718E" w:rsidR="00101F2E" w:rsidRDefault="00101F2E" w:rsidP="00A41572">
      <w:pPr>
        <w:pStyle w:val="Textocomentario"/>
      </w:pPr>
      <w:r w:rsidRPr="000755DA">
        <w:rPr>
          <w:color w:val="FF0000"/>
        </w:rPr>
        <w:t>CF028_3_</w:t>
      </w:r>
      <w:r>
        <w:rPr>
          <w:color w:val="FF0000"/>
        </w:rPr>
        <w:t>3</w:t>
      </w:r>
      <w:r w:rsidRPr="000755DA">
        <w:rPr>
          <w:color w:val="FF0000"/>
        </w:rPr>
        <w:t>_</w:t>
      </w:r>
      <w:r>
        <w:rPr>
          <w:color w:val="FF0000"/>
        </w:rPr>
        <w:t>conceptos.pptx</w:t>
      </w:r>
    </w:p>
  </w:comment>
  <w:comment w:id="86" w:author="Gustavo Santis Mancipe" w:date="2021-09-24T15:36:00Z" w:initials="GSM">
    <w:p w14:paraId="320E0DCA" w14:textId="77777777" w:rsidR="00101F2E" w:rsidRDefault="00101F2E">
      <w:pPr>
        <w:pStyle w:val="Textocomentario"/>
      </w:pPr>
      <w:r>
        <w:rPr>
          <w:rStyle w:val="Refdecomentario"/>
        </w:rPr>
        <w:annotationRef/>
      </w:r>
      <w:r>
        <w:t xml:space="preserve">Descargada de </w:t>
      </w:r>
    </w:p>
    <w:p w14:paraId="4D092C3C" w14:textId="4512CE95" w:rsidR="00101F2E" w:rsidRDefault="00E77E7D">
      <w:pPr>
        <w:pStyle w:val="Textocomentario"/>
      </w:pPr>
      <w:hyperlink r:id="rId3" w:anchor="page=1&amp;query=experimento&amp;position=2" w:history="1">
        <w:r w:rsidR="00101F2E" w:rsidRPr="00ED4A01">
          <w:rPr>
            <w:rStyle w:val="Hipervnculo"/>
          </w:rPr>
          <w:t>https://www.freepik.es/vector-gratis/medicos-que-realizan-investigaciones-medicas-sobre-cerebro-humano-analizan-muestras-sangre_11235369.htm#page=1&amp;query=experimento&amp;position=2</w:t>
        </w:r>
      </w:hyperlink>
    </w:p>
    <w:p w14:paraId="0862B0B3" w14:textId="04A51AFE" w:rsidR="00101F2E" w:rsidRDefault="00101F2E">
      <w:pPr>
        <w:pStyle w:val="Textocomentario"/>
      </w:pPr>
    </w:p>
  </w:comment>
  <w:comment w:id="87" w:author="Gustavo Santis Mancipe" w:date="2021-09-24T15:31:00Z" w:initials="GSM">
    <w:p w14:paraId="376D14D7" w14:textId="14F7BF32" w:rsidR="00101F2E" w:rsidRDefault="00101F2E">
      <w:pPr>
        <w:pStyle w:val="Textocomentario"/>
        <w:rPr>
          <w:noProof/>
        </w:rPr>
      </w:pPr>
      <w:r>
        <w:rPr>
          <w:rStyle w:val="Refdecomentario"/>
        </w:rPr>
        <w:annotationRef/>
      </w:r>
      <w:r>
        <w:rPr>
          <w:noProof/>
        </w:rPr>
        <w:t>Utilizar</w:t>
      </w:r>
    </w:p>
    <w:p w14:paraId="448DF4DE" w14:textId="77777777" w:rsidR="00101F2E" w:rsidRDefault="00101F2E">
      <w:pPr>
        <w:pStyle w:val="Textocomentario"/>
        <w:rPr>
          <w:noProof/>
        </w:rPr>
      </w:pPr>
    </w:p>
    <w:p w14:paraId="4F229810" w14:textId="23370A69" w:rsidR="00101F2E" w:rsidRDefault="00101F2E">
      <w:pPr>
        <w:pStyle w:val="Textocomentario"/>
        <w:rPr>
          <w:noProof/>
        </w:rPr>
      </w:pPr>
      <w:r>
        <w:rPr>
          <w:noProof/>
          <w:lang w:val="en-US" w:eastAsia="en-US"/>
        </w:rPr>
        <w:drawing>
          <wp:inline distT="0" distB="0" distL="0" distR="0" wp14:anchorId="11972BB3" wp14:editId="6F74256D">
            <wp:extent cx="1285875" cy="36195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285875" cy="361950"/>
                    </a:xfrm>
                    <a:prstGeom prst="rect">
                      <a:avLst/>
                    </a:prstGeom>
                  </pic:spPr>
                </pic:pic>
              </a:graphicData>
            </a:graphic>
          </wp:inline>
        </w:drawing>
      </w:r>
    </w:p>
    <w:p w14:paraId="33FEE304" w14:textId="011DAE97" w:rsidR="00101F2E" w:rsidRDefault="00101F2E">
      <w:pPr>
        <w:pStyle w:val="Textocomentario"/>
      </w:pPr>
    </w:p>
  </w:comment>
  <w:comment w:id="89" w:author="Gustavo Santis Mancipe" w:date="2021-09-24T15:39:00Z" w:initials="GSM">
    <w:p w14:paraId="638C9626" w14:textId="3680AA9A" w:rsidR="00101F2E" w:rsidRDefault="00101F2E">
      <w:pPr>
        <w:pStyle w:val="Textocomentario"/>
      </w:pPr>
      <w:r>
        <w:rPr>
          <w:rStyle w:val="Refdecomentario"/>
        </w:rPr>
        <w:annotationRef/>
      </w:r>
      <w:r>
        <w:t xml:space="preserve">Descargada de </w:t>
      </w:r>
    </w:p>
    <w:p w14:paraId="7BB06DFE" w14:textId="0A6D45AF" w:rsidR="00101F2E" w:rsidRDefault="00E77E7D">
      <w:pPr>
        <w:pStyle w:val="Textocomentario"/>
      </w:pPr>
      <w:hyperlink r:id="rId5" w:anchor="page=1&amp;query=observar&amp;position=16" w:history="1">
        <w:r w:rsidR="00101F2E" w:rsidRPr="00ED4A01">
          <w:rPr>
            <w:rStyle w:val="Hipervnculo"/>
          </w:rPr>
          <w:t>https://www.freepik.es/vector-gratis/hombres-negocios-siendo-observados_1076104.htm#page=1&amp;query=observar&amp;position=16</w:t>
        </w:r>
      </w:hyperlink>
    </w:p>
    <w:p w14:paraId="1BEC713F" w14:textId="194B600C" w:rsidR="00101F2E" w:rsidRDefault="00101F2E">
      <w:pPr>
        <w:pStyle w:val="Textocomentario"/>
      </w:pPr>
    </w:p>
  </w:comment>
  <w:comment w:id="88" w:author="Gustavo Santis Mancipe" w:date="2021-09-24T15:32:00Z" w:initials="GSM">
    <w:p w14:paraId="4E5278A5" w14:textId="6DC62D23" w:rsidR="00101F2E" w:rsidRDefault="00101F2E">
      <w:pPr>
        <w:pStyle w:val="Textocomentario"/>
        <w:rPr>
          <w:noProof/>
        </w:rPr>
      </w:pPr>
      <w:r>
        <w:rPr>
          <w:rStyle w:val="Refdecomentario"/>
        </w:rPr>
        <w:annotationRef/>
      </w:r>
      <w:r>
        <w:rPr>
          <w:noProof/>
        </w:rPr>
        <w:t>Utilizar MODAL</w:t>
      </w:r>
    </w:p>
    <w:p w14:paraId="3E1317DC" w14:textId="77777777" w:rsidR="00101F2E" w:rsidRDefault="00101F2E">
      <w:pPr>
        <w:pStyle w:val="Textocomentario"/>
        <w:rPr>
          <w:noProof/>
        </w:rPr>
      </w:pPr>
    </w:p>
    <w:p w14:paraId="145C985B" w14:textId="5018466C" w:rsidR="00101F2E" w:rsidRDefault="00101F2E">
      <w:pPr>
        <w:pStyle w:val="Textocomentario"/>
      </w:pPr>
      <w:r>
        <w:rPr>
          <w:noProof/>
          <w:lang w:val="en-US" w:eastAsia="en-US"/>
        </w:rPr>
        <w:drawing>
          <wp:inline distT="0" distB="0" distL="0" distR="0" wp14:anchorId="7619B64C" wp14:editId="53738243">
            <wp:extent cx="1238250" cy="40957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38250" cy="409575"/>
                    </a:xfrm>
                    <a:prstGeom prst="rect">
                      <a:avLst/>
                    </a:prstGeom>
                  </pic:spPr>
                </pic:pic>
              </a:graphicData>
            </a:graphic>
          </wp:inline>
        </w:drawing>
      </w:r>
    </w:p>
    <w:p w14:paraId="32C84ECA" w14:textId="66BE778C" w:rsidR="00101F2E" w:rsidRDefault="00101F2E">
      <w:pPr>
        <w:pStyle w:val="Textocomentario"/>
      </w:pPr>
    </w:p>
  </w:comment>
  <w:comment w:id="90" w:author="Gustavo Santis Mancipe" w:date="2021-09-24T17:45:00Z" w:initials="GSM">
    <w:p w14:paraId="08073DD0" w14:textId="77777777" w:rsidR="00101F2E" w:rsidRDefault="00101F2E" w:rsidP="000077D1">
      <w:pPr>
        <w:pStyle w:val="Textocomentario"/>
      </w:pPr>
      <w:r>
        <w:rPr>
          <w:rStyle w:val="Refdecomentario"/>
        </w:rPr>
        <w:annotationRef/>
      </w:r>
      <w:r>
        <w:t xml:space="preserve">La información para desarrollar el recurso se encuentra la carpeta </w:t>
      </w:r>
      <w:r>
        <w:rPr>
          <w:b/>
          <w:color w:val="FF0000"/>
        </w:rPr>
        <w:t>Formatos DI</w:t>
      </w:r>
      <w:r>
        <w:t xml:space="preserve"> archivo:</w:t>
      </w:r>
    </w:p>
    <w:p w14:paraId="18DB16F4" w14:textId="77777777" w:rsidR="00101F2E" w:rsidRDefault="00101F2E" w:rsidP="000077D1">
      <w:pPr>
        <w:pStyle w:val="Textocomentario"/>
      </w:pPr>
    </w:p>
    <w:p w14:paraId="1FC59812" w14:textId="2FC7A658" w:rsidR="00101F2E" w:rsidRDefault="00101F2E" w:rsidP="000077D1">
      <w:pPr>
        <w:pStyle w:val="Textocomentario"/>
      </w:pPr>
      <w:r w:rsidRPr="000755DA">
        <w:rPr>
          <w:color w:val="FF0000"/>
        </w:rPr>
        <w:t>CF028_3_</w:t>
      </w:r>
      <w:r>
        <w:rPr>
          <w:color w:val="FF0000"/>
        </w:rPr>
        <w:t>3</w:t>
      </w:r>
      <w:r w:rsidRPr="000755DA">
        <w:rPr>
          <w:color w:val="FF0000"/>
        </w:rPr>
        <w:t>_</w:t>
      </w:r>
      <w:r>
        <w:rPr>
          <w:color w:val="FF0000"/>
        </w:rPr>
        <w:t>muestreo.pptx</w:t>
      </w:r>
    </w:p>
  </w:comment>
  <w:comment w:id="91" w:author="Gustavo Santis Mancipe" w:date="2021-09-24T17:43:00Z" w:initials="GSM">
    <w:p w14:paraId="31CD4490" w14:textId="77777777" w:rsidR="00101F2E" w:rsidRDefault="00101F2E" w:rsidP="000077D1">
      <w:pPr>
        <w:pStyle w:val="Textocomentario"/>
      </w:pPr>
      <w:r>
        <w:rPr>
          <w:rStyle w:val="Refdecomentario"/>
        </w:rPr>
        <w:annotationRef/>
      </w:r>
      <w:r>
        <w:t xml:space="preserve">La información para desarrollar el recurso se encuentra la carpeta </w:t>
      </w:r>
      <w:r>
        <w:rPr>
          <w:b/>
          <w:color w:val="FF0000"/>
        </w:rPr>
        <w:t>Formatos DI</w:t>
      </w:r>
      <w:r>
        <w:t xml:space="preserve"> archivo:</w:t>
      </w:r>
    </w:p>
    <w:p w14:paraId="2ACC0AA0" w14:textId="77777777" w:rsidR="00101F2E" w:rsidRDefault="00101F2E" w:rsidP="000077D1">
      <w:pPr>
        <w:pStyle w:val="Textocomentario"/>
      </w:pPr>
    </w:p>
    <w:p w14:paraId="40BEAB6A" w14:textId="6618155B" w:rsidR="00101F2E" w:rsidRDefault="00101F2E" w:rsidP="000077D1">
      <w:pPr>
        <w:pStyle w:val="Textocomentario"/>
      </w:pPr>
      <w:r w:rsidRPr="000755DA">
        <w:rPr>
          <w:color w:val="FF0000"/>
        </w:rPr>
        <w:t>CF028_3_</w:t>
      </w:r>
      <w:r>
        <w:rPr>
          <w:color w:val="FF0000"/>
        </w:rPr>
        <w:t>3</w:t>
      </w:r>
      <w:r w:rsidRPr="000755DA">
        <w:rPr>
          <w:color w:val="FF0000"/>
        </w:rPr>
        <w:t>_</w:t>
      </w:r>
      <w:r>
        <w:rPr>
          <w:color w:val="FF0000"/>
        </w:rPr>
        <w:t>unidad_observacion.pptx</w:t>
      </w:r>
    </w:p>
  </w:comment>
  <w:comment w:id="92" w:author="Gustavo Santis Mancipe" w:date="2021-09-24T23:16:00Z" w:initials="GSM">
    <w:p w14:paraId="6B13DE71" w14:textId="77777777" w:rsidR="00101F2E" w:rsidRDefault="00101F2E" w:rsidP="005E4A39">
      <w:pPr>
        <w:pStyle w:val="Textocomentario"/>
      </w:pPr>
      <w:r>
        <w:rPr>
          <w:rStyle w:val="Refdecomentario"/>
        </w:rPr>
        <w:annotationRef/>
      </w:r>
      <w:r>
        <w:t xml:space="preserve">La información para desarrollar el recurso se encuentra la carpeta </w:t>
      </w:r>
      <w:r>
        <w:rPr>
          <w:b/>
          <w:color w:val="FF0000"/>
        </w:rPr>
        <w:t>Formatos DI</w:t>
      </w:r>
      <w:r>
        <w:t xml:space="preserve"> archivo:</w:t>
      </w:r>
    </w:p>
    <w:p w14:paraId="74497AE0" w14:textId="77777777" w:rsidR="00101F2E" w:rsidRDefault="00101F2E" w:rsidP="005E4A39">
      <w:pPr>
        <w:pStyle w:val="Textocomentario"/>
      </w:pPr>
    </w:p>
    <w:p w14:paraId="7364317B" w14:textId="41FBDDE2" w:rsidR="00101F2E" w:rsidRDefault="00101F2E" w:rsidP="005E4A39">
      <w:pPr>
        <w:pStyle w:val="Textocomentario"/>
      </w:pPr>
      <w:r w:rsidRPr="000755DA">
        <w:rPr>
          <w:color w:val="FF0000"/>
        </w:rPr>
        <w:t>CF028_3_</w:t>
      </w:r>
      <w:r>
        <w:rPr>
          <w:color w:val="FF0000"/>
        </w:rPr>
        <w:t>3</w:t>
      </w:r>
      <w:r w:rsidRPr="000755DA">
        <w:rPr>
          <w:color w:val="FF0000"/>
        </w:rPr>
        <w:t>_</w:t>
      </w:r>
      <w:r>
        <w:rPr>
          <w:color w:val="FF0000"/>
        </w:rPr>
        <w:t>conocimiento.pptx</w:t>
      </w:r>
    </w:p>
  </w:comment>
  <w:comment w:id="93" w:author="Microsoft Office User" w:date="2021-10-17T18:55:00Z" w:initials="Office">
    <w:p w14:paraId="5816AC75" w14:textId="341F34A1" w:rsidR="002709D8" w:rsidRDefault="002709D8">
      <w:pPr>
        <w:pStyle w:val="Textocomentario"/>
      </w:pPr>
      <w:r>
        <w:rPr>
          <w:rStyle w:val="Refdecomentario"/>
        </w:rPr>
        <w:annotationRef/>
      </w:r>
      <w:r>
        <w:t>Utilizar el recurso de pasos.</w:t>
      </w:r>
    </w:p>
  </w:comment>
  <w:comment w:id="94" w:author="Gustavo Santis Mancipe" w:date="2021-09-24T23:18:00Z" w:initials="GSM">
    <w:p w14:paraId="227AB9A3" w14:textId="77777777" w:rsidR="00101F2E" w:rsidRDefault="00101F2E" w:rsidP="005E4A39">
      <w:pPr>
        <w:pStyle w:val="Textocomentario"/>
      </w:pPr>
      <w:r>
        <w:rPr>
          <w:rStyle w:val="Refdecomentario"/>
        </w:rPr>
        <w:annotationRef/>
      </w:r>
      <w:r>
        <w:t xml:space="preserve">La información para desarrollar el recurso se encuentra la carpeta </w:t>
      </w:r>
      <w:r>
        <w:rPr>
          <w:b/>
          <w:color w:val="FF0000"/>
        </w:rPr>
        <w:t>Formatos DI</w:t>
      </w:r>
      <w:r>
        <w:t xml:space="preserve"> archivo:</w:t>
      </w:r>
    </w:p>
    <w:p w14:paraId="593057A3" w14:textId="77777777" w:rsidR="00101F2E" w:rsidRDefault="00101F2E" w:rsidP="005E4A39">
      <w:pPr>
        <w:pStyle w:val="Textocomentario"/>
      </w:pPr>
    </w:p>
    <w:p w14:paraId="0A6EC4B0" w14:textId="4B748B83" w:rsidR="00101F2E" w:rsidRDefault="00101F2E" w:rsidP="005E4A39">
      <w:pPr>
        <w:pStyle w:val="Textocomentario"/>
        <w:jc w:val="center"/>
      </w:pPr>
      <w:r w:rsidRPr="000755DA">
        <w:rPr>
          <w:color w:val="FF0000"/>
        </w:rPr>
        <w:t>CF028_3_</w:t>
      </w:r>
      <w:r>
        <w:rPr>
          <w:color w:val="FF0000"/>
        </w:rPr>
        <w:t>3</w:t>
      </w:r>
      <w:r w:rsidRPr="000755DA">
        <w:rPr>
          <w:color w:val="FF0000"/>
        </w:rPr>
        <w:t>_</w:t>
      </w:r>
      <w:r>
        <w:rPr>
          <w:color w:val="FF0000"/>
        </w:rPr>
        <w:t>investigacion.pptx</w:t>
      </w:r>
    </w:p>
  </w:comment>
  <w:comment w:id="95" w:author="Gustavo Santis Mancipe" w:date="2021-09-24T23:45:00Z" w:initials="GSM">
    <w:p w14:paraId="5F43CCF2" w14:textId="77777777" w:rsidR="00101F2E" w:rsidRDefault="00101F2E" w:rsidP="00D66ED4">
      <w:pPr>
        <w:pStyle w:val="Textocomentario"/>
      </w:pPr>
      <w:r>
        <w:rPr>
          <w:rStyle w:val="Refdecomentario"/>
        </w:rPr>
        <w:annotationRef/>
      </w:r>
      <w:r>
        <w:t xml:space="preserve">La información para desarrollar el recurso se encuentra la carpeta </w:t>
      </w:r>
      <w:r>
        <w:rPr>
          <w:b/>
          <w:color w:val="FF0000"/>
        </w:rPr>
        <w:t>Formatos DI</w:t>
      </w:r>
      <w:r>
        <w:t xml:space="preserve"> archivo:</w:t>
      </w:r>
    </w:p>
    <w:p w14:paraId="471A5028" w14:textId="77777777" w:rsidR="00101F2E" w:rsidRDefault="00101F2E" w:rsidP="00D66ED4">
      <w:pPr>
        <w:pStyle w:val="Textocomentario"/>
      </w:pPr>
    </w:p>
    <w:p w14:paraId="7B4ECD44" w14:textId="77777777" w:rsidR="00101F2E" w:rsidRDefault="00101F2E" w:rsidP="00D66ED4">
      <w:pPr>
        <w:pStyle w:val="Textocomentario"/>
        <w:rPr>
          <w:color w:val="FF0000"/>
        </w:rPr>
      </w:pPr>
      <w:r w:rsidRPr="000755DA">
        <w:rPr>
          <w:color w:val="FF0000"/>
        </w:rPr>
        <w:t>CF028_3_</w:t>
      </w:r>
      <w:r>
        <w:rPr>
          <w:color w:val="FF0000"/>
        </w:rPr>
        <w:t>3</w:t>
      </w:r>
      <w:r w:rsidRPr="000755DA">
        <w:rPr>
          <w:color w:val="FF0000"/>
        </w:rPr>
        <w:t>_</w:t>
      </w:r>
      <w:r>
        <w:rPr>
          <w:color w:val="FF0000"/>
        </w:rPr>
        <w:t>fases_investigacion.pptx</w:t>
      </w:r>
    </w:p>
    <w:p w14:paraId="4A2F0789" w14:textId="5FD0AB38" w:rsidR="00101F2E" w:rsidRPr="00AF0840" w:rsidRDefault="00101F2E" w:rsidP="00D66ED4">
      <w:pPr>
        <w:pStyle w:val="Textocomentario"/>
        <w:rPr>
          <w:b/>
          <w:bCs/>
        </w:rPr>
      </w:pPr>
    </w:p>
  </w:comment>
  <w:comment w:id="96" w:author="Gustavo Santis Mancipe" w:date="2021-09-24T16:33:00Z" w:initials="GSM">
    <w:p w14:paraId="0C6B67AA" w14:textId="77777777" w:rsidR="00101F2E" w:rsidRDefault="00101F2E">
      <w:pPr>
        <w:pStyle w:val="Textocomentario"/>
      </w:pPr>
      <w:r>
        <w:rPr>
          <w:rStyle w:val="Refdecomentario"/>
        </w:rPr>
        <w:annotationRef/>
      </w:r>
      <w:r>
        <w:t>Descargada de</w:t>
      </w:r>
    </w:p>
    <w:p w14:paraId="74098811" w14:textId="22FBCC23" w:rsidR="00101F2E" w:rsidRDefault="00E77E7D">
      <w:pPr>
        <w:pStyle w:val="Textocomentario"/>
      </w:pPr>
      <w:hyperlink r:id="rId7" w:anchor="page=1&amp;query=TABLA%20ESTADISTICA&amp;position=12" w:history="1">
        <w:r w:rsidR="00101F2E" w:rsidRPr="00ED4A01">
          <w:rPr>
            <w:rStyle w:val="Hipervnculo"/>
          </w:rPr>
          <w:t>https://www.freepik.es/vector-gratis/elementos-infografia-degradados_4404656.htm#page=1&amp;query=TABLA%20ESTADISTICA&amp;position=12</w:t>
        </w:r>
      </w:hyperlink>
    </w:p>
    <w:p w14:paraId="2CE14B87" w14:textId="024033A2" w:rsidR="00101F2E" w:rsidRDefault="00101F2E">
      <w:pPr>
        <w:pStyle w:val="Textocomentario"/>
      </w:pPr>
    </w:p>
  </w:comment>
  <w:comment w:id="98" w:author="Microsoft Office User" w:date="2021-10-17T18:57:00Z" w:initials="Office">
    <w:p w14:paraId="14B7C374" w14:textId="642F82AB" w:rsidR="00970206" w:rsidRDefault="00970206">
      <w:pPr>
        <w:pStyle w:val="Textocomentario"/>
      </w:pPr>
      <w:r>
        <w:rPr>
          <w:rStyle w:val="Refdecomentario"/>
        </w:rPr>
        <w:annotationRef/>
      </w:r>
      <w:r>
        <w:t>Utilizar Cajón texto color.</w:t>
      </w:r>
    </w:p>
  </w:comment>
  <w:comment w:id="101" w:author="Gustavo Santis Mancipe" w:date="2021-09-25T01:19:00Z" w:initials="GSM">
    <w:p w14:paraId="10E2A796" w14:textId="77777777" w:rsidR="00101F2E" w:rsidRDefault="00101F2E" w:rsidP="0062373D">
      <w:pPr>
        <w:pStyle w:val="Textocomentario"/>
      </w:pPr>
      <w:r>
        <w:rPr>
          <w:rStyle w:val="Refdecomentario"/>
        </w:rPr>
        <w:annotationRef/>
      </w:r>
      <w:r>
        <w:t xml:space="preserve">La información para desarrollar el recurso se encuentra la carpeta </w:t>
      </w:r>
      <w:r>
        <w:rPr>
          <w:b/>
          <w:color w:val="FF0000"/>
        </w:rPr>
        <w:t>Formatos DI</w:t>
      </w:r>
      <w:r>
        <w:t xml:space="preserve"> archivo:</w:t>
      </w:r>
    </w:p>
    <w:p w14:paraId="6243D598" w14:textId="77777777" w:rsidR="00101F2E" w:rsidRDefault="00101F2E" w:rsidP="0062373D">
      <w:pPr>
        <w:pStyle w:val="Textocomentario"/>
      </w:pPr>
    </w:p>
    <w:p w14:paraId="4E72445B" w14:textId="5F661995" w:rsidR="00101F2E" w:rsidRDefault="00101F2E" w:rsidP="0062373D">
      <w:pPr>
        <w:pStyle w:val="Textocomentario"/>
      </w:pPr>
      <w:r w:rsidRPr="000755DA">
        <w:rPr>
          <w:color w:val="FF0000"/>
        </w:rPr>
        <w:t>CF028_3_</w:t>
      </w:r>
      <w:r>
        <w:rPr>
          <w:color w:val="FF0000"/>
        </w:rPr>
        <w:t>4</w:t>
      </w:r>
      <w:r w:rsidRPr="000755DA">
        <w:rPr>
          <w:color w:val="FF0000"/>
        </w:rPr>
        <w:t>_</w:t>
      </w:r>
      <w:r>
        <w:rPr>
          <w:color w:val="FF0000"/>
        </w:rPr>
        <w:t>conceptos_tablas_frecuencia.pptx</w:t>
      </w:r>
    </w:p>
  </w:comment>
  <w:comment w:id="102" w:author="Gustavo Santis Mancipe [2]" w:date="2021-09-25T15:45:00Z" w:initials="GSM">
    <w:p w14:paraId="5DFC731D" w14:textId="77777777" w:rsidR="00101F2E" w:rsidRDefault="00101F2E" w:rsidP="00297EBC">
      <w:pPr>
        <w:pStyle w:val="Textocomentario"/>
      </w:pPr>
      <w:r>
        <w:rPr>
          <w:rStyle w:val="Refdecomentario"/>
        </w:rPr>
        <w:annotationRef/>
      </w:r>
      <w:r>
        <w:t xml:space="preserve">La información para desarrollar el recurso se encuentra la carpeta </w:t>
      </w:r>
      <w:r>
        <w:rPr>
          <w:b/>
          <w:color w:val="FF0000"/>
        </w:rPr>
        <w:t>Formatos DI</w:t>
      </w:r>
      <w:r>
        <w:t xml:space="preserve"> archivo:</w:t>
      </w:r>
    </w:p>
    <w:p w14:paraId="38D8F780" w14:textId="77777777" w:rsidR="00101F2E" w:rsidRDefault="00101F2E" w:rsidP="00297EBC">
      <w:pPr>
        <w:pStyle w:val="Textocomentario"/>
      </w:pPr>
    </w:p>
    <w:p w14:paraId="52DBE4DF" w14:textId="34295F34" w:rsidR="00101F2E" w:rsidRPr="00297EBC" w:rsidRDefault="00101F2E" w:rsidP="00297EBC">
      <w:pPr>
        <w:pStyle w:val="Textocomentario"/>
        <w:jc w:val="center"/>
        <w:rPr>
          <w:color w:val="FF0000"/>
        </w:rPr>
      </w:pPr>
      <w:r>
        <w:rPr>
          <w:color w:val="FF0000"/>
        </w:rPr>
        <w:t>CF028_3_4_</w:t>
      </w:r>
      <w:r w:rsidRPr="001671E5">
        <w:rPr>
          <w:color w:val="FF0000"/>
        </w:rPr>
        <w:t>arreglo_datos</w:t>
      </w:r>
      <w:r>
        <w:rPr>
          <w:color w:val="FF0000"/>
        </w:rPr>
        <w:t>.pptx</w:t>
      </w:r>
    </w:p>
  </w:comment>
  <w:comment w:id="103" w:author="Gustavo Santis Mancipe [2]" w:date="2021-09-25T15:48:00Z" w:initials="GSM">
    <w:p w14:paraId="0A24D0D8" w14:textId="77777777" w:rsidR="00101F2E" w:rsidRDefault="00101F2E" w:rsidP="00B751B8">
      <w:pPr>
        <w:pStyle w:val="Textocomentario"/>
      </w:pPr>
      <w:r>
        <w:rPr>
          <w:rStyle w:val="Refdecomentario"/>
        </w:rPr>
        <w:annotationRef/>
      </w:r>
      <w:r>
        <w:t xml:space="preserve">La información para desarrollar el recurso se encuentra la carpeta </w:t>
      </w:r>
      <w:r>
        <w:rPr>
          <w:b/>
          <w:color w:val="FF0000"/>
        </w:rPr>
        <w:t>Formatos DI</w:t>
      </w:r>
      <w:r>
        <w:t xml:space="preserve"> archivo:</w:t>
      </w:r>
    </w:p>
    <w:p w14:paraId="416C944F" w14:textId="77777777" w:rsidR="00101F2E" w:rsidRDefault="00101F2E" w:rsidP="00B751B8">
      <w:pPr>
        <w:pStyle w:val="Textocomentario"/>
      </w:pPr>
    </w:p>
    <w:p w14:paraId="0E2DE847" w14:textId="7D826A1F" w:rsidR="00101F2E" w:rsidRDefault="00101F2E" w:rsidP="00B751B8">
      <w:pPr>
        <w:pStyle w:val="Textocomentario"/>
      </w:pPr>
      <w:r>
        <w:rPr>
          <w:color w:val="FF0000"/>
          <w:lang w:val="es-MX"/>
        </w:rPr>
        <w:t>CF028_3_4_</w:t>
      </w:r>
      <w:r w:rsidRPr="00753A31">
        <w:rPr>
          <w:color w:val="FF0000"/>
          <w:lang w:val="es-MX"/>
        </w:rPr>
        <w:t>arreglo_datos_discreta</w:t>
      </w:r>
      <w:r>
        <w:rPr>
          <w:color w:val="FF0000"/>
        </w:rPr>
        <w:t>.pptx</w:t>
      </w:r>
    </w:p>
  </w:comment>
  <w:comment w:id="104" w:author="Gustavo Santis Mancipe [2]" w:date="2021-09-25T15:50:00Z" w:initials="GSM">
    <w:p w14:paraId="07A1CCA7" w14:textId="77777777" w:rsidR="00101F2E" w:rsidRDefault="00101F2E" w:rsidP="00DC1616">
      <w:pPr>
        <w:pStyle w:val="Textocomentario"/>
      </w:pPr>
      <w:r>
        <w:rPr>
          <w:rStyle w:val="Refdecomentario"/>
        </w:rPr>
        <w:annotationRef/>
      </w:r>
      <w:r>
        <w:t xml:space="preserve">La información para desarrollar el recurso se encuentra la carpeta </w:t>
      </w:r>
      <w:r>
        <w:rPr>
          <w:b/>
          <w:color w:val="FF0000"/>
        </w:rPr>
        <w:t>Formatos DI</w:t>
      </w:r>
      <w:r>
        <w:t xml:space="preserve"> archivo:</w:t>
      </w:r>
    </w:p>
    <w:p w14:paraId="6534E5BA" w14:textId="77777777" w:rsidR="00101F2E" w:rsidRDefault="00101F2E" w:rsidP="00DC1616">
      <w:pPr>
        <w:pStyle w:val="Textocomentario"/>
      </w:pPr>
    </w:p>
    <w:p w14:paraId="7E85C4D7" w14:textId="395E0037" w:rsidR="00101F2E" w:rsidRDefault="00101F2E" w:rsidP="00DC1616">
      <w:pPr>
        <w:pStyle w:val="Textocomentario"/>
      </w:pPr>
      <w:r>
        <w:rPr>
          <w:color w:val="FF0000"/>
          <w:lang w:val="es-ES"/>
        </w:rPr>
        <w:t>CF028_3_4_</w:t>
      </w:r>
      <w:r w:rsidRPr="00E615B6">
        <w:rPr>
          <w:color w:val="FF0000"/>
          <w:lang w:val="es-ES"/>
        </w:rPr>
        <w:t>ejemplo_practico_discret</w:t>
      </w:r>
      <w:r>
        <w:rPr>
          <w:color w:val="FF0000"/>
          <w:lang w:val="es-ES"/>
        </w:rPr>
        <w:t>a</w:t>
      </w:r>
      <w:r>
        <w:rPr>
          <w:color w:val="FF0000"/>
        </w:rPr>
        <w:t>.pptx</w:t>
      </w:r>
    </w:p>
  </w:comment>
  <w:comment w:id="105" w:author="Gustavo Santis Mancipe [2]" w:date="2021-09-25T15:53:00Z" w:initials="GSM">
    <w:p w14:paraId="22E2481F" w14:textId="77777777" w:rsidR="00101F2E" w:rsidRDefault="00101F2E" w:rsidP="00C1153B">
      <w:pPr>
        <w:pStyle w:val="Textocomentario"/>
      </w:pPr>
      <w:r>
        <w:rPr>
          <w:rStyle w:val="Refdecomentario"/>
        </w:rPr>
        <w:annotationRef/>
      </w:r>
      <w:r>
        <w:t xml:space="preserve">La información para desarrollar el recurso se encuentra la carpeta </w:t>
      </w:r>
      <w:r>
        <w:rPr>
          <w:b/>
          <w:color w:val="FF0000"/>
        </w:rPr>
        <w:t>Formatos DI</w:t>
      </w:r>
      <w:r>
        <w:t xml:space="preserve"> archivo:</w:t>
      </w:r>
    </w:p>
    <w:p w14:paraId="5DF5884E" w14:textId="77777777" w:rsidR="00101F2E" w:rsidRDefault="00101F2E" w:rsidP="00C1153B">
      <w:pPr>
        <w:pStyle w:val="Textocomentario"/>
      </w:pPr>
    </w:p>
    <w:p w14:paraId="397F050C" w14:textId="2F7AF745" w:rsidR="00101F2E" w:rsidRDefault="00101F2E" w:rsidP="00C1153B">
      <w:pPr>
        <w:pStyle w:val="Textocomentario"/>
      </w:pPr>
      <w:r>
        <w:rPr>
          <w:color w:val="FF0000"/>
          <w:lang w:val="es-ES"/>
        </w:rPr>
        <w:t>CF028_3_4_</w:t>
      </w:r>
      <w:r w:rsidRPr="002A7ED7">
        <w:rPr>
          <w:color w:val="FF0000"/>
          <w:lang w:val="es-ES"/>
        </w:rPr>
        <w:t>segundo_ejemplo</w:t>
      </w:r>
      <w:r>
        <w:rPr>
          <w:color w:val="FF0000"/>
        </w:rPr>
        <w:t>.pptx</w:t>
      </w:r>
    </w:p>
  </w:comment>
  <w:comment w:id="106" w:author="Gustavo Santis Mancipe [2]" w:date="2021-09-25T15:55:00Z" w:initials="GSM">
    <w:p w14:paraId="55459AC5" w14:textId="77777777" w:rsidR="00101F2E" w:rsidRDefault="00101F2E" w:rsidP="00D66D17">
      <w:pPr>
        <w:pStyle w:val="Textocomentario"/>
      </w:pPr>
      <w:r>
        <w:rPr>
          <w:rStyle w:val="Refdecomentario"/>
        </w:rPr>
        <w:annotationRef/>
      </w:r>
      <w:r>
        <w:t xml:space="preserve">La información para desarrollar el recurso se encuentra la carpeta </w:t>
      </w:r>
      <w:r>
        <w:rPr>
          <w:b/>
          <w:color w:val="FF0000"/>
        </w:rPr>
        <w:t>Formatos DI</w:t>
      </w:r>
      <w:r>
        <w:t xml:space="preserve"> archivo:</w:t>
      </w:r>
    </w:p>
    <w:p w14:paraId="6A4F6AA7" w14:textId="77777777" w:rsidR="00101F2E" w:rsidRDefault="00101F2E" w:rsidP="00D66D17">
      <w:pPr>
        <w:pStyle w:val="Textocomentario"/>
      </w:pPr>
    </w:p>
    <w:p w14:paraId="40D48C79" w14:textId="03BB88E0" w:rsidR="00101F2E" w:rsidRDefault="00101F2E" w:rsidP="00D66D17">
      <w:pPr>
        <w:pStyle w:val="Textocomentario"/>
      </w:pPr>
      <w:r>
        <w:rPr>
          <w:color w:val="FF0000"/>
          <w:lang w:val="es-ES"/>
        </w:rPr>
        <w:t>CF028_3_4_</w:t>
      </w:r>
      <w:r w:rsidRPr="00125C73">
        <w:rPr>
          <w:color w:val="FF0000"/>
          <w:lang w:val="es-ES"/>
        </w:rPr>
        <w:t>clases_amplitud_cero</w:t>
      </w:r>
      <w:r>
        <w:rPr>
          <w:color w:val="FF0000"/>
        </w:rPr>
        <w:t>.pptx</w:t>
      </w:r>
    </w:p>
  </w:comment>
  <w:comment w:id="107" w:author="Gustavo Santis Mancipe" w:date="2021-09-25T01:39:00Z" w:initials="GSM">
    <w:p w14:paraId="22DCB4F3" w14:textId="77777777" w:rsidR="00101F2E" w:rsidRDefault="00101F2E">
      <w:pPr>
        <w:pStyle w:val="Textocomentario"/>
      </w:pPr>
      <w:r>
        <w:rPr>
          <w:rStyle w:val="Refdecomentario"/>
        </w:rPr>
        <w:annotationRef/>
      </w:r>
      <w:r>
        <w:t>Descargada de</w:t>
      </w:r>
    </w:p>
    <w:p w14:paraId="3FF8E25B" w14:textId="196E07FC" w:rsidR="00101F2E" w:rsidRDefault="00101F2E">
      <w:pPr>
        <w:pStyle w:val="Textocomentario"/>
      </w:pPr>
      <w:r w:rsidRPr="008C54E8">
        <w:t>https://www.freepik.es/vector-gratis/diseno-plantilla-diagramas-negocios_1529597.htm#page=1&amp;query=Diagrama%20de%20barras&amp;position=7</w:t>
      </w:r>
    </w:p>
  </w:comment>
  <w:comment w:id="108" w:author="Gustavo Santis Mancipe" w:date="2021-09-25T01:06:00Z" w:initials="GSM">
    <w:p w14:paraId="15E7C2AE" w14:textId="77777777" w:rsidR="00101F2E" w:rsidRDefault="00101F2E" w:rsidP="00DD6044">
      <w:pPr>
        <w:pStyle w:val="Textocomentario"/>
        <w:rPr>
          <w:noProof/>
        </w:rPr>
      </w:pPr>
      <w:r>
        <w:rPr>
          <w:rStyle w:val="Refdecomentario"/>
        </w:rPr>
        <w:annotationRef/>
      </w:r>
      <w:r>
        <w:rPr>
          <w:noProof/>
        </w:rPr>
        <w:t>Utilizar</w:t>
      </w:r>
    </w:p>
    <w:p w14:paraId="772446C1" w14:textId="77777777" w:rsidR="00101F2E" w:rsidRDefault="00101F2E" w:rsidP="00DD6044">
      <w:pPr>
        <w:pStyle w:val="Textocomentario"/>
        <w:rPr>
          <w:noProof/>
        </w:rPr>
      </w:pPr>
    </w:p>
    <w:p w14:paraId="45BB4722" w14:textId="77777777" w:rsidR="00101F2E" w:rsidRDefault="00101F2E" w:rsidP="00DD6044">
      <w:pPr>
        <w:pStyle w:val="Textocomentario"/>
        <w:rPr>
          <w:noProof/>
        </w:rPr>
      </w:pPr>
      <w:r>
        <w:rPr>
          <w:noProof/>
          <w:lang w:val="en-US" w:eastAsia="en-US"/>
        </w:rPr>
        <w:drawing>
          <wp:inline distT="0" distB="0" distL="0" distR="0" wp14:anchorId="18A43F56" wp14:editId="701E7D29">
            <wp:extent cx="1285875" cy="36195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285875" cy="361950"/>
                    </a:xfrm>
                    <a:prstGeom prst="rect">
                      <a:avLst/>
                    </a:prstGeom>
                  </pic:spPr>
                </pic:pic>
              </a:graphicData>
            </a:graphic>
          </wp:inline>
        </w:drawing>
      </w:r>
    </w:p>
    <w:p w14:paraId="25A79D6B" w14:textId="3CA4C848" w:rsidR="00101F2E" w:rsidRDefault="00101F2E">
      <w:pPr>
        <w:pStyle w:val="Textocomentario"/>
      </w:pPr>
    </w:p>
  </w:comment>
  <w:comment w:id="109" w:author="Gustavo Santis Mancipe" w:date="2021-09-25T01:09:00Z" w:initials="GSM">
    <w:p w14:paraId="432D9BDD" w14:textId="77777777" w:rsidR="00101F2E" w:rsidRDefault="00101F2E">
      <w:pPr>
        <w:pStyle w:val="Textocomentario"/>
      </w:pPr>
      <w:r>
        <w:rPr>
          <w:rStyle w:val="Refdecomentario"/>
        </w:rPr>
        <w:annotationRef/>
      </w:r>
      <w:r>
        <w:t>Se solicita crear una imagen como la de referencia con los siguientes textos:</w:t>
      </w:r>
    </w:p>
    <w:p w14:paraId="12AE5F3A" w14:textId="0510D5D3" w:rsidR="00101F2E" w:rsidRDefault="00101F2E">
      <w:pPr>
        <w:pStyle w:val="Textocomentario"/>
      </w:pPr>
      <w:r>
        <w:t>X (n° de hijos)</w:t>
      </w:r>
    </w:p>
  </w:comment>
  <w:comment w:id="110" w:author="Gustavo Santis Mancipe" w:date="2021-09-25T01:11:00Z" w:initials="GSM">
    <w:p w14:paraId="29397261" w14:textId="3B4E267E" w:rsidR="00101F2E" w:rsidRDefault="00101F2E">
      <w:pPr>
        <w:pStyle w:val="Textocomentario"/>
      </w:pPr>
      <w:r>
        <w:rPr>
          <w:rStyle w:val="Refdecomentario"/>
        </w:rPr>
        <w:annotationRef/>
      </w:r>
      <w:r>
        <w:t>Se solicita crear una imagen como la de referencia</w:t>
      </w:r>
    </w:p>
  </w:comment>
  <w:comment w:id="113" w:author="Gustavo Santis Mancipe" w:date="2021-09-25T02:26:00Z" w:initials="GSM">
    <w:p w14:paraId="26317EF0" w14:textId="77777777" w:rsidR="00101F2E" w:rsidRDefault="00101F2E" w:rsidP="00DD6897">
      <w:pPr>
        <w:pStyle w:val="Textocomentario"/>
      </w:pPr>
      <w:r>
        <w:rPr>
          <w:rStyle w:val="Refdecomentario"/>
        </w:rPr>
        <w:annotationRef/>
      </w:r>
      <w:r>
        <w:t xml:space="preserve">La información para desarrollar el recurso se encuentra la carpeta </w:t>
      </w:r>
      <w:r>
        <w:rPr>
          <w:b/>
          <w:color w:val="FF0000"/>
        </w:rPr>
        <w:t>Formatos DI</w:t>
      </w:r>
      <w:r>
        <w:t xml:space="preserve"> archivo:</w:t>
      </w:r>
    </w:p>
    <w:p w14:paraId="53DF7BC0" w14:textId="77777777" w:rsidR="00101F2E" w:rsidRDefault="00101F2E" w:rsidP="00DD6897">
      <w:pPr>
        <w:pStyle w:val="Textocomentario"/>
      </w:pPr>
    </w:p>
    <w:p w14:paraId="160FA938" w14:textId="13FF2131" w:rsidR="00101F2E" w:rsidRPr="001976FB" w:rsidRDefault="00101F2E" w:rsidP="00DD6897">
      <w:pPr>
        <w:pStyle w:val="Textocomentario"/>
        <w:rPr>
          <w:color w:val="FF0000"/>
        </w:rPr>
      </w:pPr>
      <w:r w:rsidRPr="00125C73">
        <w:rPr>
          <w:color w:val="FF0000"/>
          <w:lang w:val="es-ES"/>
        </w:rPr>
        <w:t>C</w:t>
      </w:r>
      <w:r w:rsidRPr="001976FB">
        <w:rPr>
          <w:rFonts w:asciiTheme="minorHAnsi" w:eastAsia="Calibri" w:cs="Calibri"/>
          <w:color w:val="FFFFFF" w:themeColor="light1"/>
          <w:sz w:val="36"/>
          <w:szCs w:val="36"/>
          <w:lang w:val="es-ES" w:eastAsia="es-CO"/>
        </w:rPr>
        <w:t xml:space="preserve"> </w:t>
      </w:r>
      <w:r w:rsidRPr="001976FB">
        <w:rPr>
          <w:color w:val="FF0000"/>
          <w:lang w:val="es-ES"/>
        </w:rPr>
        <w:t>CF028_3_5_poligono_frecuencias</w:t>
      </w:r>
      <w:r>
        <w:rPr>
          <w:color w:val="FF0000"/>
        </w:rPr>
        <w:t>.pptx</w:t>
      </w:r>
    </w:p>
  </w:comment>
  <w:comment w:id="114" w:author="Gustavo Santis Mancipe" w:date="2021-09-25T01:37:00Z" w:initials="GSM">
    <w:p w14:paraId="097A20E6" w14:textId="16C10C32" w:rsidR="00101F2E" w:rsidRDefault="00101F2E">
      <w:pPr>
        <w:pStyle w:val="Textocomentario"/>
      </w:pPr>
      <w:r>
        <w:rPr>
          <w:rStyle w:val="Refdecomentario"/>
        </w:rPr>
        <w:annotationRef/>
      </w:r>
      <w:r w:rsidRPr="006E2F4F">
        <w:t>https://www.freepik.es/vector-gratis/diseno-plantilla-diagramas-negocios_1529597.htm#page=1&amp;query=Diagrama%20de%20barras&amp;position=7</w:t>
      </w:r>
    </w:p>
  </w:comment>
  <w:comment w:id="116" w:author="Gustavo Santis Mancipe" w:date="2021-09-25T01:29:00Z" w:initials="GSM">
    <w:p w14:paraId="5B3F756C" w14:textId="77777777" w:rsidR="00101F2E" w:rsidRDefault="00101F2E">
      <w:pPr>
        <w:pStyle w:val="Textocomentario"/>
      </w:pPr>
      <w:r>
        <w:rPr>
          <w:rStyle w:val="Refdecomentario"/>
        </w:rPr>
        <w:annotationRef/>
      </w:r>
      <w:r>
        <w:t>Descargada de:</w:t>
      </w:r>
    </w:p>
    <w:p w14:paraId="3F7B9D91" w14:textId="192FD96A" w:rsidR="00101F2E" w:rsidRDefault="00101F2E">
      <w:pPr>
        <w:pStyle w:val="Textocomentario"/>
      </w:pPr>
      <w:r w:rsidRPr="00570215">
        <w:t>https://www.freepik.es/vector-gratis/set-elementos-infografia_3950215.htm#page=1&amp;query=histograma&amp;position=18</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91DABBB" w15:done="0"/>
  <w15:commentEx w15:paraId="18D02958" w15:done="0"/>
  <w15:commentEx w15:paraId="0649114D" w15:done="0"/>
  <w15:commentEx w15:paraId="6C9DF3AB" w15:done="0"/>
  <w15:commentEx w15:paraId="5108D2E0" w15:done="0"/>
  <w15:commentEx w15:paraId="0FD6E01A" w15:done="0"/>
  <w15:commentEx w15:paraId="5167CB6C" w15:done="0"/>
  <w15:commentEx w15:paraId="2538B3BA" w15:done="0"/>
  <w15:commentEx w15:paraId="45FF4636" w15:done="0"/>
  <w15:commentEx w15:paraId="18B64B26" w15:done="0"/>
  <w15:commentEx w15:paraId="7CCB681A" w15:done="0"/>
  <w15:commentEx w15:paraId="7409E08E" w15:done="0"/>
  <w15:commentEx w15:paraId="541582A2" w15:done="0"/>
  <w15:commentEx w15:paraId="34EE4E07" w15:done="0"/>
  <w15:commentEx w15:paraId="43D361D4" w15:done="0"/>
  <w15:commentEx w15:paraId="25A9AEC0" w15:done="0"/>
  <w15:commentEx w15:paraId="62CC5BCF" w15:done="0"/>
  <w15:commentEx w15:paraId="585CB796" w15:done="0"/>
  <w15:commentEx w15:paraId="77EFB3BE" w15:done="0"/>
  <w15:commentEx w15:paraId="79331AE1" w15:done="0"/>
  <w15:commentEx w15:paraId="5105FA28" w15:done="0"/>
  <w15:commentEx w15:paraId="22E82E0B" w15:done="0"/>
  <w15:commentEx w15:paraId="0862B0B3" w15:done="0"/>
  <w15:commentEx w15:paraId="33FEE304" w15:done="0"/>
  <w15:commentEx w15:paraId="1BEC713F" w15:done="0"/>
  <w15:commentEx w15:paraId="32C84ECA" w15:done="0"/>
  <w15:commentEx w15:paraId="1FC59812" w15:done="0"/>
  <w15:commentEx w15:paraId="40BEAB6A" w15:done="0"/>
  <w15:commentEx w15:paraId="7364317B" w15:done="0"/>
  <w15:commentEx w15:paraId="5816AC75" w15:done="0"/>
  <w15:commentEx w15:paraId="0A6EC4B0" w15:done="0"/>
  <w15:commentEx w15:paraId="4A2F0789" w15:done="0"/>
  <w15:commentEx w15:paraId="2CE14B87" w15:done="0"/>
  <w15:commentEx w15:paraId="14B7C374" w15:done="0"/>
  <w15:commentEx w15:paraId="4E72445B" w15:done="0"/>
  <w15:commentEx w15:paraId="52DBE4DF" w15:done="0"/>
  <w15:commentEx w15:paraId="0E2DE847" w15:done="0"/>
  <w15:commentEx w15:paraId="7E85C4D7" w15:done="0"/>
  <w15:commentEx w15:paraId="397F050C" w15:done="0"/>
  <w15:commentEx w15:paraId="40D48C79" w15:done="0"/>
  <w15:commentEx w15:paraId="3FF8E25B" w15:done="0"/>
  <w15:commentEx w15:paraId="25A79D6B" w15:done="0"/>
  <w15:commentEx w15:paraId="12AE5F3A" w15:done="0"/>
  <w15:commentEx w15:paraId="29397261" w15:done="0"/>
  <w15:commentEx w15:paraId="160FA938" w15:done="0"/>
  <w15:commentEx w15:paraId="097A20E6" w15:done="0"/>
  <w15:commentEx w15:paraId="3F7B9D9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F6350E" w16cex:dateUtc="2021-09-23T04:04:00Z"/>
  <w16cex:commentExtensible w16cex:durableId="24F8FD51" w16cex:dateUtc="2021-09-25T06:43:00Z"/>
  <w16cex:commentExtensible w16cex:durableId="24F6358B" w16cex:dateUtc="2021-09-23T04:06:00Z"/>
  <w16cex:commentExtensible w16cex:durableId="24F8FD69" w16cex:dateUtc="2021-09-25T06:44:00Z"/>
  <w16cex:commentExtensible w16cex:durableId="24F63DEB" w16cex:dateUtc="2021-09-23T04:42:00Z"/>
  <w16cex:commentExtensible w16cex:durableId="24F63E1A" w16cex:dateUtc="2021-09-23T04:43:00Z"/>
  <w16cex:commentExtensible w16cex:durableId="24F63E6B" w16cex:dateUtc="2021-09-23T04:44:00Z"/>
  <w16cex:commentExtensible w16cex:durableId="24F63F08" w16cex:dateUtc="2021-09-23T04:47:00Z"/>
  <w16cex:commentExtensible w16cex:durableId="24F8E633" w16cex:dateUtc="2021-09-25T05:05:00Z"/>
  <w16cex:commentExtensible w16cex:durableId="24F6E935" w16cex:dateUtc="2021-09-23T16:53:00Z"/>
  <w16cex:commentExtensible w16cex:durableId="24F6EB7C" w16cex:dateUtc="2021-09-23T17:03:00Z"/>
  <w16cex:commentExtensible w16cex:durableId="24F6FC8E" w16cex:dateUtc="2021-09-23T18:15:00Z"/>
  <w16cex:commentExtensible w16cex:durableId="24F7007B" w16cex:dateUtc="2021-09-23T18:32:00Z"/>
  <w16cex:commentExtensible w16cex:durableId="24F6FB61" w16cex:dateUtc="2021-09-23T18:10:00Z"/>
  <w16cex:commentExtensible w16cex:durableId="24F7012F" w16cex:dateUtc="2021-09-23T18:35:00Z"/>
  <w16cex:commentExtensible w16cex:durableId="24F78369" w16cex:dateUtc="2021-09-24T03:51:00Z"/>
  <w16cex:commentExtensible w16cex:durableId="24F626DB" w16cex:dateUtc="2021-09-23T03:04:00Z"/>
  <w16cex:commentExtensible w16cex:durableId="24F83A5C" w16cex:dateUtc="2021-09-24T16:50:00Z"/>
  <w16cex:commentExtensible w16cex:durableId="24F87142" w16cex:dateUtc="2021-09-24T20:44:00Z"/>
  <w16cex:commentExtensible w16cex:durableId="24F88843" w16cex:dateUtc="2021-09-24T22:24:00Z"/>
  <w16cex:commentExtensible w16cex:durableId="24F86DD3" w16cex:dateUtc="2021-09-24T20:31:00Z"/>
  <w16cex:commentExtensible w16cex:durableId="24F86E1F" w16cex:dateUtc="2021-09-24T20:32:00Z"/>
  <w16cex:commentExtensible w16cex:durableId="24F88D8B" w16cex:dateUtc="2021-09-24T22:45:00Z"/>
  <w16cex:commentExtensible w16cex:durableId="24F8F300" w16cex:dateUtc="2021-09-24T22:43:00Z"/>
  <w16cex:commentExtensible w16cex:durableId="24F8DF06" w16cex:dateUtc="2021-09-25T04:16:00Z"/>
  <w16cex:commentExtensible w16cex:durableId="24F8DB47" w16cex:dateUtc="2021-09-25T04:18:00Z"/>
  <w16cex:commentExtensible w16cex:durableId="24F8E17E" w16cex:dateUtc="2021-09-25T04:45:00Z"/>
  <w16cex:commentExtensible w16cex:durableId="24F8F79C" w16cex:dateUtc="2021-09-25T06:19:00Z"/>
  <w16cex:commentExtensible w16cex:durableId="24F8FC35" w16cex:dateUtc="2021-09-25T06:39:00Z"/>
  <w16cex:commentExtensible w16cex:durableId="24F8F48F" w16cex:dateUtc="2021-09-25T06:06:00Z"/>
  <w16cex:commentExtensible w16cex:durableId="24F8F53E" w16cex:dateUtc="2021-09-25T06:09:00Z"/>
  <w16cex:commentExtensible w16cex:durableId="24F8F5CC" w16cex:dateUtc="2021-09-25T06:11:00Z"/>
  <w16cex:commentExtensible w16cex:durableId="24F90755" w16cex:dateUtc="2021-09-25T07:26:00Z"/>
  <w16cex:commentExtensible w16cex:durableId="24F8F9FC" w16cex:dateUtc="2021-09-25T06: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91DABBB" w16cid:durableId="24F6350E"/>
  <w16cid:commentId w16cid:paraId="18D02958" w16cid:durableId="24F8FD51"/>
  <w16cid:commentId w16cid:paraId="0649114D" w16cid:durableId="24F6358B"/>
  <w16cid:commentId w16cid:paraId="6C9DF3AB" w16cid:durableId="24F8FD69"/>
  <w16cid:commentId w16cid:paraId="5108D2E0" w16cid:durableId="24F63DEB"/>
  <w16cid:commentId w16cid:paraId="0FD6E01A" w16cid:durableId="24F63E1A"/>
  <w16cid:commentId w16cid:paraId="5167CB6C" w16cid:durableId="24F63E6B"/>
  <w16cid:commentId w16cid:paraId="2538B3BA" w16cid:durableId="24F63F08"/>
  <w16cid:commentId w16cid:paraId="45FF4636" w16cid:durableId="24F8E633"/>
  <w16cid:commentId w16cid:paraId="18B64B26" w16cid:durableId="24F6E935"/>
  <w16cid:commentId w16cid:paraId="7CCB681A" w16cid:durableId="24F6EB7C"/>
  <w16cid:commentId w16cid:paraId="7409E08E" w16cid:durableId="24F6FC8E"/>
  <w16cid:commentId w16cid:paraId="541582A2" w16cid:durableId="24F7007B"/>
  <w16cid:commentId w16cid:paraId="34EE4E07" w16cid:durableId="264DDA7E"/>
  <w16cid:commentId w16cid:paraId="43D361D4" w16cid:durableId="24F6FB61"/>
  <w16cid:commentId w16cid:paraId="25A9AEC0" w16cid:durableId="264DDA80"/>
  <w16cid:commentId w16cid:paraId="62CC5BCF" w16cid:durableId="24F7012F"/>
  <w16cid:commentId w16cid:paraId="585CB796" w16cid:durableId="24F78369"/>
  <w16cid:commentId w16cid:paraId="77EFB3BE" w16cid:durableId="24F626DB"/>
  <w16cid:commentId w16cid:paraId="79331AE1" w16cid:durableId="24F83A5C"/>
  <w16cid:commentId w16cid:paraId="5105FA28" w16cid:durableId="24F87142"/>
  <w16cid:commentId w16cid:paraId="22E82E0B" w16cid:durableId="24F88843"/>
  <w16cid:commentId w16cid:paraId="0862B0B3" w16cid:durableId="24F86D24"/>
  <w16cid:commentId w16cid:paraId="33FEE304" w16cid:durableId="24F86DD3"/>
  <w16cid:commentId w16cid:paraId="1BEC713F" w16cid:durableId="24F86D26"/>
  <w16cid:commentId w16cid:paraId="32C84ECA" w16cid:durableId="24F86E1F"/>
  <w16cid:commentId w16cid:paraId="1FC59812" w16cid:durableId="24F88D8B"/>
  <w16cid:commentId w16cid:paraId="40BEAB6A" w16cid:durableId="24F8F300"/>
  <w16cid:commentId w16cid:paraId="7364317B" w16cid:durableId="24F8DF06"/>
  <w16cid:commentId w16cid:paraId="5816AC75" w16cid:durableId="264DDA8E"/>
  <w16cid:commentId w16cid:paraId="0A6EC4B0" w16cid:durableId="24F8DB47"/>
  <w16cid:commentId w16cid:paraId="4A2F0789" w16cid:durableId="24F8E17E"/>
  <w16cid:commentId w16cid:paraId="2CE14B87" w16cid:durableId="24F86D2D"/>
  <w16cid:commentId w16cid:paraId="14B7C374" w16cid:durableId="264DDA92"/>
  <w16cid:commentId w16cid:paraId="4E72445B" w16cid:durableId="24F8F79C"/>
  <w16cid:commentId w16cid:paraId="52DBE4DF" w16cid:durableId="264DDA94"/>
  <w16cid:commentId w16cid:paraId="0E2DE847" w16cid:durableId="264DDA95"/>
  <w16cid:commentId w16cid:paraId="7E85C4D7" w16cid:durableId="264DDA96"/>
  <w16cid:commentId w16cid:paraId="397F050C" w16cid:durableId="264DDA97"/>
  <w16cid:commentId w16cid:paraId="40D48C79" w16cid:durableId="264DDA98"/>
  <w16cid:commentId w16cid:paraId="3FF8E25B" w16cid:durableId="24F8FC35"/>
  <w16cid:commentId w16cid:paraId="25A79D6B" w16cid:durableId="24F8F48F"/>
  <w16cid:commentId w16cid:paraId="12AE5F3A" w16cid:durableId="24F8F53E"/>
  <w16cid:commentId w16cid:paraId="29397261" w16cid:durableId="24F8F5CC"/>
  <w16cid:commentId w16cid:paraId="160FA938" w16cid:durableId="24F90755"/>
  <w16cid:commentId w16cid:paraId="097A20E6" w16cid:durableId="264DDA9E"/>
  <w16cid:commentId w16cid:paraId="3F7B9D91" w16cid:durableId="24F8F9F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FFECB0" w14:textId="77777777" w:rsidR="00E77E7D" w:rsidRDefault="00E77E7D">
      <w:pPr>
        <w:spacing w:line="240" w:lineRule="auto"/>
      </w:pPr>
      <w:r>
        <w:separator/>
      </w:r>
    </w:p>
  </w:endnote>
  <w:endnote w:type="continuationSeparator" w:id="0">
    <w:p w14:paraId="351D3626" w14:textId="77777777" w:rsidR="00E77E7D" w:rsidRDefault="00E77E7D">
      <w:pPr>
        <w:spacing w:line="240" w:lineRule="auto"/>
      </w:pPr>
      <w:r>
        <w:continuationSeparator/>
      </w:r>
    </w:p>
  </w:endnote>
  <w:endnote w:type="continuationNotice" w:id="1">
    <w:p w14:paraId="40E6E9E3" w14:textId="77777777" w:rsidR="00E77E7D" w:rsidRDefault="00E77E7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Yu Mincho Light">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D7B720" w14:textId="77777777" w:rsidR="00101F2E" w:rsidRDefault="00101F2E">
    <w:pPr>
      <w:pBdr>
        <w:top w:val="nil"/>
        <w:left w:val="nil"/>
        <w:bottom w:val="nil"/>
        <w:right w:val="nil"/>
        <w:between w:val="nil"/>
      </w:pBdr>
      <w:tabs>
        <w:tab w:val="center" w:pos="4419"/>
        <w:tab w:val="right" w:pos="8838"/>
        <w:tab w:val="left" w:pos="10255"/>
      </w:tabs>
      <w:spacing w:line="240" w:lineRule="auto"/>
      <w:jc w:val="right"/>
      <w:rPr>
        <w:i/>
        <w:color w:val="000000"/>
      </w:rPr>
    </w:pPr>
  </w:p>
  <w:p w14:paraId="4299397E" w14:textId="77777777" w:rsidR="00101F2E" w:rsidRDefault="00101F2E">
    <w:pPr>
      <w:spacing w:line="240" w:lineRule="auto"/>
      <w:ind w:left="-2" w:hanging="2"/>
      <w:jc w:val="right"/>
      <w:rPr>
        <w:rFonts w:ascii="Courier New" w:eastAsia="Courier New" w:hAnsi="Courier New"/>
        <w:sz w:val="24"/>
        <w:szCs w:val="24"/>
      </w:rPr>
    </w:pPr>
  </w:p>
  <w:p w14:paraId="0B3F5BB6" w14:textId="77777777" w:rsidR="00101F2E" w:rsidRDefault="00101F2E">
    <w:pPr>
      <w:spacing w:line="240" w:lineRule="auto"/>
      <w:rPr>
        <w:rFonts w:ascii="Courier New" w:eastAsia="Courier New" w:hAnsi="Courier New"/>
        <w:sz w:val="24"/>
        <w:szCs w:val="24"/>
      </w:rPr>
    </w:pPr>
  </w:p>
  <w:p w14:paraId="18AE0CCB" w14:textId="77777777" w:rsidR="00101F2E" w:rsidRDefault="00101F2E">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682D79A5" w14:textId="77777777" w:rsidR="00101F2E" w:rsidRDefault="00101F2E">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AEEAA1" w14:textId="77777777" w:rsidR="00E77E7D" w:rsidRDefault="00E77E7D">
      <w:pPr>
        <w:spacing w:line="240" w:lineRule="auto"/>
      </w:pPr>
      <w:r>
        <w:separator/>
      </w:r>
    </w:p>
  </w:footnote>
  <w:footnote w:type="continuationSeparator" w:id="0">
    <w:p w14:paraId="536255AA" w14:textId="77777777" w:rsidR="00E77E7D" w:rsidRDefault="00E77E7D">
      <w:pPr>
        <w:spacing w:line="240" w:lineRule="auto"/>
      </w:pPr>
      <w:r>
        <w:continuationSeparator/>
      </w:r>
    </w:p>
  </w:footnote>
  <w:footnote w:type="continuationNotice" w:id="1">
    <w:p w14:paraId="2800B918" w14:textId="77777777" w:rsidR="00E77E7D" w:rsidRDefault="00E77E7D">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C8FF4" w14:textId="77777777" w:rsidR="00101F2E" w:rsidRDefault="00101F2E">
    <w:pPr>
      <w:pBdr>
        <w:top w:val="nil"/>
        <w:left w:val="nil"/>
        <w:bottom w:val="nil"/>
        <w:right w:val="nil"/>
        <w:between w:val="nil"/>
      </w:pBdr>
      <w:tabs>
        <w:tab w:val="center" w:pos="4419"/>
        <w:tab w:val="right" w:pos="8838"/>
      </w:tabs>
      <w:spacing w:line="240" w:lineRule="auto"/>
      <w:rPr>
        <w:color w:val="000000"/>
      </w:rPr>
    </w:pPr>
    <w:r>
      <w:rPr>
        <w:noProof/>
        <w:color w:val="000000"/>
        <w:lang w:val="en-US" w:eastAsia="en-US"/>
      </w:rPr>
      <w:drawing>
        <wp:anchor distT="0" distB="0" distL="114300" distR="114300" simplePos="0" relativeHeight="251658240" behindDoc="0" locked="0" layoutInCell="1" hidden="0" allowOverlap="1" wp14:anchorId="5E0D9774" wp14:editId="4A782C7C">
          <wp:simplePos x="0" y="0"/>
          <wp:positionH relativeFrom="margin">
            <wp:align>center</wp:align>
          </wp:positionH>
          <wp:positionV relativeFrom="page">
            <wp:posOffset>276225</wp:posOffset>
          </wp:positionV>
          <wp:extent cx="629920" cy="588645"/>
          <wp:effectExtent l="0" t="0" r="0" b="0"/>
          <wp:wrapNone/>
          <wp:docPr id="3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14:paraId="241B2F1A" w14:textId="77777777" w:rsidR="00101F2E" w:rsidRDefault="00101F2E">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72BE1"/>
    <w:multiLevelType w:val="hybridMultilevel"/>
    <w:tmpl w:val="0EC87C4E"/>
    <w:lvl w:ilvl="0" w:tplc="0C0A0001">
      <w:start w:val="1"/>
      <w:numFmt w:val="bullet"/>
      <w:lvlText w:val=""/>
      <w:lvlJc w:val="left"/>
      <w:pPr>
        <w:ind w:left="720" w:hanging="360"/>
      </w:pPr>
      <w:rPr>
        <w:rFonts w:ascii="Yu Mincho Light" w:hAnsi="Yu Mincho Light" w:hint="default"/>
      </w:rPr>
    </w:lvl>
    <w:lvl w:ilvl="1" w:tplc="240A0003" w:tentative="1">
      <w:start w:val="1"/>
      <w:numFmt w:val="bullet"/>
      <w:lvlText w:val="o"/>
      <w:lvlJc w:val="left"/>
      <w:pPr>
        <w:ind w:left="1440" w:hanging="360"/>
      </w:pPr>
      <w:rPr>
        <w:rFonts w:ascii="Yu Mincho Light" w:hAnsi="Yu Mincho Light" w:cs="Yu Mincho Light" w:hint="default"/>
      </w:rPr>
    </w:lvl>
    <w:lvl w:ilvl="2" w:tplc="240A0005" w:tentative="1">
      <w:start w:val="1"/>
      <w:numFmt w:val="bullet"/>
      <w:lvlText w:val=""/>
      <w:lvlJc w:val="left"/>
      <w:pPr>
        <w:ind w:left="2160" w:hanging="360"/>
      </w:pPr>
      <w:rPr>
        <w:rFonts w:ascii="Courier New" w:hAnsi="Courier New" w:hint="default"/>
      </w:rPr>
    </w:lvl>
    <w:lvl w:ilvl="3" w:tplc="240A0001" w:tentative="1">
      <w:start w:val="1"/>
      <w:numFmt w:val="bullet"/>
      <w:lvlText w:val=""/>
      <w:lvlJc w:val="left"/>
      <w:pPr>
        <w:ind w:left="2880" w:hanging="360"/>
      </w:pPr>
      <w:rPr>
        <w:rFonts w:ascii="Yu Mincho Light" w:hAnsi="Yu Mincho Light" w:hint="default"/>
      </w:rPr>
    </w:lvl>
    <w:lvl w:ilvl="4" w:tplc="240A0003" w:tentative="1">
      <w:start w:val="1"/>
      <w:numFmt w:val="bullet"/>
      <w:lvlText w:val="o"/>
      <w:lvlJc w:val="left"/>
      <w:pPr>
        <w:ind w:left="3600" w:hanging="360"/>
      </w:pPr>
      <w:rPr>
        <w:rFonts w:ascii="Yu Mincho Light" w:hAnsi="Yu Mincho Light" w:cs="Yu Mincho Light" w:hint="default"/>
      </w:rPr>
    </w:lvl>
    <w:lvl w:ilvl="5" w:tplc="240A0005" w:tentative="1">
      <w:start w:val="1"/>
      <w:numFmt w:val="bullet"/>
      <w:lvlText w:val=""/>
      <w:lvlJc w:val="left"/>
      <w:pPr>
        <w:ind w:left="4320" w:hanging="360"/>
      </w:pPr>
      <w:rPr>
        <w:rFonts w:ascii="Courier New" w:hAnsi="Courier New" w:hint="default"/>
      </w:rPr>
    </w:lvl>
    <w:lvl w:ilvl="6" w:tplc="240A0001" w:tentative="1">
      <w:start w:val="1"/>
      <w:numFmt w:val="bullet"/>
      <w:lvlText w:val=""/>
      <w:lvlJc w:val="left"/>
      <w:pPr>
        <w:ind w:left="5040" w:hanging="360"/>
      </w:pPr>
      <w:rPr>
        <w:rFonts w:ascii="Yu Mincho Light" w:hAnsi="Yu Mincho Light" w:hint="default"/>
      </w:rPr>
    </w:lvl>
    <w:lvl w:ilvl="7" w:tplc="240A0003" w:tentative="1">
      <w:start w:val="1"/>
      <w:numFmt w:val="bullet"/>
      <w:lvlText w:val="o"/>
      <w:lvlJc w:val="left"/>
      <w:pPr>
        <w:ind w:left="5760" w:hanging="360"/>
      </w:pPr>
      <w:rPr>
        <w:rFonts w:ascii="Yu Mincho Light" w:hAnsi="Yu Mincho Light" w:cs="Yu Mincho Light" w:hint="default"/>
      </w:rPr>
    </w:lvl>
    <w:lvl w:ilvl="8" w:tplc="240A0005" w:tentative="1">
      <w:start w:val="1"/>
      <w:numFmt w:val="bullet"/>
      <w:lvlText w:val=""/>
      <w:lvlJc w:val="left"/>
      <w:pPr>
        <w:ind w:left="6480" w:hanging="360"/>
      </w:pPr>
      <w:rPr>
        <w:rFonts w:ascii="Courier New" w:hAnsi="Courier New" w:hint="default"/>
      </w:rPr>
    </w:lvl>
  </w:abstractNum>
  <w:abstractNum w:abstractNumId="1" w15:restartNumberingAfterBreak="0">
    <w:nsid w:val="01E00B14"/>
    <w:multiLevelType w:val="hybridMultilevel"/>
    <w:tmpl w:val="5E58C82C"/>
    <w:lvl w:ilvl="0" w:tplc="2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Yu Mincho Light" w:hAnsi="Yu Mincho Light" w:cs="Yu Mincho Light" w:hint="default"/>
      </w:rPr>
    </w:lvl>
    <w:lvl w:ilvl="2" w:tplc="0C0A0005" w:tentative="1">
      <w:start w:val="1"/>
      <w:numFmt w:val="bullet"/>
      <w:lvlText w:val=""/>
      <w:lvlJc w:val="left"/>
      <w:pPr>
        <w:ind w:left="2160" w:hanging="360"/>
      </w:pPr>
      <w:rPr>
        <w:rFonts w:ascii="Courier New" w:hAnsi="Courier New" w:hint="default"/>
      </w:rPr>
    </w:lvl>
    <w:lvl w:ilvl="3" w:tplc="0C0A0001" w:tentative="1">
      <w:start w:val="1"/>
      <w:numFmt w:val="bullet"/>
      <w:lvlText w:val=""/>
      <w:lvlJc w:val="left"/>
      <w:pPr>
        <w:ind w:left="2880" w:hanging="360"/>
      </w:pPr>
      <w:rPr>
        <w:rFonts w:ascii="Yu Mincho Light" w:hAnsi="Yu Mincho Light" w:hint="default"/>
      </w:rPr>
    </w:lvl>
    <w:lvl w:ilvl="4" w:tplc="0C0A0003" w:tentative="1">
      <w:start w:val="1"/>
      <w:numFmt w:val="bullet"/>
      <w:lvlText w:val="o"/>
      <w:lvlJc w:val="left"/>
      <w:pPr>
        <w:ind w:left="3600" w:hanging="360"/>
      </w:pPr>
      <w:rPr>
        <w:rFonts w:ascii="Yu Mincho Light" w:hAnsi="Yu Mincho Light" w:cs="Yu Mincho Light" w:hint="default"/>
      </w:rPr>
    </w:lvl>
    <w:lvl w:ilvl="5" w:tplc="0C0A0005" w:tentative="1">
      <w:start w:val="1"/>
      <w:numFmt w:val="bullet"/>
      <w:lvlText w:val=""/>
      <w:lvlJc w:val="left"/>
      <w:pPr>
        <w:ind w:left="4320" w:hanging="360"/>
      </w:pPr>
      <w:rPr>
        <w:rFonts w:ascii="Courier New" w:hAnsi="Courier New" w:hint="default"/>
      </w:rPr>
    </w:lvl>
    <w:lvl w:ilvl="6" w:tplc="0C0A0001" w:tentative="1">
      <w:start w:val="1"/>
      <w:numFmt w:val="bullet"/>
      <w:lvlText w:val=""/>
      <w:lvlJc w:val="left"/>
      <w:pPr>
        <w:ind w:left="5040" w:hanging="360"/>
      </w:pPr>
      <w:rPr>
        <w:rFonts w:ascii="Yu Mincho Light" w:hAnsi="Yu Mincho Light" w:hint="default"/>
      </w:rPr>
    </w:lvl>
    <w:lvl w:ilvl="7" w:tplc="0C0A0003" w:tentative="1">
      <w:start w:val="1"/>
      <w:numFmt w:val="bullet"/>
      <w:lvlText w:val="o"/>
      <w:lvlJc w:val="left"/>
      <w:pPr>
        <w:ind w:left="5760" w:hanging="360"/>
      </w:pPr>
      <w:rPr>
        <w:rFonts w:ascii="Yu Mincho Light" w:hAnsi="Yu Mincho Light" w:cs="Yu Mincho Light" w:hint="default"/>
      </w:rPr>
    </w:lvl>
    <w:lvl w:ilvl="8" w:tplc="0C0A0005" w:tentative="1">
      <w:start w:val="1"/>
      <w:numFmt w:val="bullet"/>
      <w:lvlText w:val=""/>
      <w:lvlJc w:val="left"/>
      <w:pPr>
        <w:ind w:left="6480" w:hanging="360"/>
      </w:pPr>
      <w:rPr>
        <w:rFonts w:ascii="Courier New" w:hAnsi="Courier New" w:hint="default"/>
      </w:rPr>
    </w:lvl>
  </w:abstractNum>
  <w:abstractNum w:abstractNumId="2" w15:restartNumberingAfterBreak="0">
    <w:nsid w:val="03B72A06"/>
    <w:multiLevelType w:val="hybridMultilevel"/>
    <w:tmpl w:val="DFFAFA6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45D033C"/>
    <w:multiLevelType w:val="hybridMultilevel"/>
    <w:tmpl w:val="75549CA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Yu Mincho Light" w:hAnsi="Yu Mincho Light" w:cs="Yu Mincho Light" w:hint="default"/>
      </w:rPr>
    </w:lvl>
    <w:lvl w:ilvl="2" w:tplc="240A0005" w:tentative="1">
      <w:start w:val="1"/>
      <w:numFmt w:val="bullet"/>
      <w:lvlText w:val=""/>
      <w:lvlJc w:val="left"/>
      <w:pPr>
        <w:ind w:left="2160" w:hanging="360"/>
      </w:pPr>
      <w:rPr>
        <w:rFonts w:ascii="Courier New" w:hAnsi="Courier New" w:hint="default"/>
      </w:rPr>
    </w:lvl>
    <w:lvl w:ilvl="3" w:tplc="240A0001" w:tentative="1">
      <w:start w:val="1"/>
      <w:numFmt w:val="bullet"/>
      <w:lvlText w:val=""/>
      <w:lvlJc w:val="left"/>
      <w:pPr>
        <w:ind w:left="2880" w:hanging="360"/>
      </w:pPr>
      <w:rPr>
        <w:rFonts w:ascii="Yu Mincho Light" w:hAnsi="Yu Mincho Light" w:hint="default"/>
      </w:rPr>
    </w:lvl>
    <w:lvl w:ilvl="4" w:tplc="240A0003" w:tentative="1">
      <w:start w:val="1"/>
      <w:numFmt w:val="bullet"/>
      <w:lvlText w:val="o"/>
      <w:lvlJc w:val="left"/>
      <w:pPr>
        <w:ind w:left="3600" w:hanging="360"/>
      </w:pPr>
      <w:rPr>
        <w:rFonts w:ascii="Yu Mincho Light" w:hAnsi="Yu Mincho Light" w:cs="Yu Mincho Light" w:hint="default"/>
      </w:rPr>
    </w:lvl>
    <w:lvl w:ilvl="5" w:tplc="240A0005" w:tentative="1">
      <w:start w:val="1"/>
      <w:numFmt w:val="bullet"/>
      <w:lvlText w:val=""/>
      <w:lvlJc w:val="left"/>
      <w:pPr>
        <w:ind w:left="4320" w:hanging="360"/>
      </w:pPr>
      <w:rPr>
        <w:rFonts w:ascii="Courier New" w:hAnsi="Courier New" w:hint="default"/>
      </w:rPr>
    </w:lvl>
    <w:lvl w:ilvl="6" w:tplc="240A0001" w:tentative="1">
      <w:start w:val="1"/>
      <w:numFmt w:val="bullet"/>
      <w:lvlText w:val=""/>
      <w:lvlJc w:val="left"/>
      <w:pPr>
        <w:ind w:left="5040" w:hanging="360"/>
      </w:pPr>
      <w:rPr>
        <w:rFonts w:ascii="Yu Mincho Light" w:hAnsi="Yu Mincho Light" w:hint="default"/>
      </w:rPr>
    </w:lvl>
    <w:lvl w:ilvl="7" w:tplc="240A0003" w:tentative="1">
      <w:start w:val="1"/>
      <w:numFmt w:val="bullet"/>
      <w:lvlText w:val="o"/>
      <w:lvlJc w:val="left"/>
      <w:pPr>
        <w:ind w:left="5760" w:hanging="360"/>
      </w:pPr>
      <w:rPr>
        <w:rFonts w:ascii="Yu Mincho Light" w:hAnsi="Yu Mincho Light" w:cs="Yu Mincho Light" w:hint="default"/>
      </w:rPr>
    </w:lvl>
    <w:lvl w:ilvl="8" w:tplc="240A0005" w:tentative="1">
      <w:start w:val="1"/>
      <w:numFmt w:val="bullet"/>
      <w:lvlText w:val=""/>
      <w:lvlJc w:val="left"/>
      <w:pPr>
        <w:ind w:left="6480" w:hanging="360"/>
      </w:pPr>
      <w:rPr>
        <w:rFonts w:ascii="Courier New" w:hAnsi="Courier New" w:hint="default"/>
      </w:rPr>
    </w:lvl>
  </w:abstractNum>
  <w:abstractNum w:abstractNumId="4" w15:restartNumberingAfterBreak="0">
    <w:nsid w:val="10CA40EF"/>
    <w:multiLevelType w:val="hybridMultilevel"/>
    <w:tmpl w:val="AA4A66A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Cambria" w:hAnsi="Cambria" w:hint="default"/>
      </w:rPr>
    </w:lvl>
    <w:lvl w:ilvl="3" w:tplc="240A0001" w:tentative="1">
      <w:start w:val="1"/>
      <w:numFmt w:val="bullet"/>
      <w:lvlText w:val=""/>
      <w:lvlJc w:val="left"/>
      <w:pPr>
        <w:ind w:left="2880" w:hanging="360"/>
      </w:pPr>
      <w:rPr>
        <w:rFonts w:ascii="Yu Mincho Light" w:hAnsi="Yu Mincho Light"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Cambria" w:hAnsi="Cambria" w:hint="default"/>
      </w:rPr>
    </w:lvl>
    <w:lvl w:ilvl="6" w:tplc="240A0001" w:tentative="1">
      <w:start w:val="1"/>
      <w:numFmt w:val="bullet"/>
      <w:lvlText w:val=""/>
      <w:lvlJc w:val="left"/>
      <w:pPr>
        <w:ind w:left="5040" w:hanging="360"/>
      </w:pPr>
      <w:rPr>
        <w:rFonts w:ascii="Yu Mincho Light" w:hAnsi="Yu Mincho Light"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Cambria" w:hAnsi="Cambria" w:hint="default"/>
      </w:rPr>
    </w:lvl>
  </w:abstractNum>
  <w:abstractNum w:abstractNumId="5" w15:restartNumberingAfterBreak="0">
    <w:nsid w:val="11372DD3"/>
    <w:multiLevelType w:val="hybridMultilevel"/>
    <w:tmpl w:val="723E4DFA"/>
    <w:lvl w:ilvl="0" w:tplc="240A0001">
      <w:start w:val="1"/>
      <w:numFmt w:val="bullet"/>
      <w:lvlText w:val=""/>
      <w:lvlJc w:val="left"/>
      <w:pPr>
        <w:ind w:left="1080" w:hanging="360"/>
      </w:pPr>
      <w:rPr>
        <w:rFonts w:ascii="Cambria" w:hAnsi="Cambria" w:hint="default"/>
      </w:rPr>
    </w:lvl>
    <w:lvl w:ilvl="1" w:tplc="240A0003" w:tentative="1">
      <w:start w:val="1"/>
      <w:numFmt w:val="bullet"/>
      <w:lvlText w:val="o"/>
      <w:lvlJc w:val="left"/>
      <w:pPr>
        <w:ind w:left="1800" w:hanging="360"/>
      </w:pPr>
      <w:rPr>
        <w:rFonts w:ascii="Yu Mincho Light" w:hAnsi="Yu Mincho Light" w:cs="Yu Mincho Light" w:hint="default"/>
      </w:rPr>
    </w:lvl>
    <w:lvl w:ilvl="2" w:tplc="240A0005" w:tentative="1">
      <w:start w:val="1"/>
      <w:numFmt w:val="bullet"/>
      <w:lvlText w:val=""/>
      <w:lvlJc w:val="left"/>
      <w:pPr>
        <w:ind w:left="2520" w:hanging="360"/>
      </w:pPr>
      <w:rPr>
        <w:rFonts w:ascii="Yu Mincho Light" w:hAnsi="Yu Mincho Light" w:hint="default"/>
      </w:rPr>
    </w:lvl>
    <w:lvl w:ilvl="3" w:tplc="240A0001" w:tentative="1">
      <w:start w:val="1"/>
      <w:numFmt w:val="bullet"/>
      <w:lvlText w:val=""/>
      <w:lvlJc w:val="left"/>
      <w:pPr>
        <w:ind w:left="3240" w:hanging="360"/>
      </w:pPr>
      <w:rPr>
        <w:rFonts w:ascii="Cambria" w:hAnsi="Cambria" w:hint="default"/>
      </w:rPr>
    </w:lvl>
    <w:lvl w:ilvl="4" w:tplc="240A0003" w:tentative="1">
      <w:start w:val="1"/>
      <w:numFmt w:val="bullet"/>
      <w:lvlText w:val="o"/>
      <w:lvlJc w:val="left"/>
      <w:pPr>
        <w:ind w:left="3960" w:hanging="360"/>
      </w:pPr>
      <w:rPr>
        <w:rFonts w:ascii="Yu Mincho Light" w:hAnsi="Yu Mincho Light" w:cs="Yu Mincho Light" w:hint="default"/>
      </w:rPr>
    </w:lvl>
    <w:lvl w:ilvl="5" w:tplc="240A0005" w:tentative="1">
      <w:start w:val="1"/>
      <w:numFmt w:val="bullet"/>
      <w:lvlText w:val=""/>
      <w:lvlJc w:val="left"/>
      <w:pPr>
        <w:ind w:left="4680" w:hanging="360"/>
      </w:pPr>
      <w:rPr>
        <w:rFonts w:ascii="Yu Mincho Light" w:hAnsi="Yu Mincho Light" w:hint="default"/>
      </w:rPr>
    </w:lvl>
    <w:lvl w:ilvl="6" w:tplc="240A0001" w:tentative="1">
      <w:start w:val="1"/>
      <w:numFmt w:val="bullet"/>
      <w:lvlText w:val=""/>
      <w:lvlJc w:val="left"/>
      <w:pPr>
        <w:ind w:left="5400" w:hanging="360"/>
      </w:pPr>
      <w:rPr>
        <w:rFonts w:ascii="Cambria" w:hAnsi="Cambria" w:hint="default"/>
      </w:rPr>
    </w:lvl>
    <w:lvl w:ilvl="7" w:tplc="240A0003" w:tentative="1">
      <w:start w:val="1"/>
      <w:numFmt w:val="bullet"/>
      <w:lvlText w:val="o"/>
      <w:lvlJc w:val="left"/>
      <w:pPr>
        <w:ind w:left="6120" w:hanging="360"/>
      </w:pPr>
      <w:rPr>
        <w:rFonts w:ascii="Yu Mincho Light" w:hAnsi="Yu Mincho Light" w:cs="Yu Mincho Light" w:hint="default"/>
      </w:rPr>
    </w:lvl>
    <w:lvl w:ilvl="8" w:tplc="240A0005" w:tentative="1">
      <w:start w:val="1"/>
      <w:numFmt w:val="bullet"/>
      <w:lvlText w:val=""/>
      <w:lvlJc w:val="left"/>
      <w:pPr>
        <w:ind w:left="6840" w:hanging="360"/>
      </w:pPr>
      <w:rPr>
        <w:rFonts w:ascii="Yu Mincho Light" w:hAnsi="Yu Mincho Light" w:hint="default"/>
      </w:rPr>
    </w:lvl>
  </w:abstractNum>
  <w:abstractNum w:abstractNumId="6" w15:restartNumberingAfterBreak="0">
    <w:nsid w:val="14151F7A"/>
    <w:multiLevelType w:val="multilevel"/>
    <w:tmpl w:val="4A6A27DC"/>
    <w:lvl w:ilvl="0">
      <w:start w:val="1"/>
      <w:numFmt w:val="bullet"/>
      <w:lvlText w:val=""/>
      <w:lvlJc w:val="left"/>
      <w:pPr>
        <w:tabs>
          <w:tab w:val="num" w:pos="720"/>
        </w:tabs>
        <w:ind w:left="720" w:hanging="360"/>
      </w:pPr>
      <w:rPr>
        <w:rFonts w:ascii="Yu Mincho Light" w:hAnsi="Yu Mincho Light" w:hint="default"/>
        <w:sz w:val="20"/>
      </w:rPr>
    </w:lvl>
    <w:lvl w:ilvl="1">
      <w:start w:val="3"/>
      <w:numFmt w:val="bullet"/>
      <w:lvlText w:val="-"/>
      <w:lvlJc w:val="left"/>
      <w:pPr>
        <w:ind w:left="1440" w:hanging="360"/>
      </w:pPr>
      <w:rPr>
        <w:rFonts w:ascii="Yu Mincho Light" w:eastAsia="Yu Mincho Light" w:hAnsi="Yu Mincho Light" w:cs="Yu Mincho Light" w:hint="default"/>
        <w:b/>
        <w:sz w:val="20"/>
      </w:rPr>
    </w:lvl>
    <w:lvl w:ilvl="2" w:tentative="1">
      <w:start w:val="1"/>
      <w:numFmt w:val="bullet"/>
      <w:lvlText w:val=""/>
      <w:lvlJc w:val="left"/>
      <w:pPr>
        <w:tabs>
          <w:tab w:val="num" w:pos="2160"/>
        </w:tabs>
        <w:ind w:left="2160" w:hanging="360"/>
      </w:pPr>
      <w:rPr>
        <w:rFonts w:ascii="Yu Mincho Light" w:hAnsi="Yu Mincho Light" w:hint="default"/>
        <w:sz w:val="20"/>
      </w:rPr>
    </w:lvl>
    <w:lvl w:ilvl="3" w:tentative="1">
      <w:start w:val="1"/>
      <w:numFmt w:val="bullet"/>
      <w:lvlText w:val=""/>
      <w:lvlJc w:val="left"/>
      <w:pPr>
        <w:tabs>
          <w:tab w:val="num" w:pos="2880"/>
        </w:tabs>
        <w:ind w:left="2880" w:hanging="360"/>
      </w:pPr>
      <w:rPr>
        <w:rFonts w:ascii="Yu Mincho Light" w:hAnsi="Yu Mincho Light" w:hint="default"/>
        <w:sz w:val="20"/>
      </w:rPr>
    </w:lvl>
    <w:lvl w:ilvl="4" w:tentative="1">
      <w:start w:val="1"/>
      <w:numFmt w:val="bullet"/>
      <w:lvlText w:val=""/>
      <w:lvlJc w:val="left"/>
      <w:pPr>
        <w:tabs>
          <w:tab w:val="num" w:pos="3600"/>
        </w:tabs>
        <w:ind w:left="3600" w:hanging="360"/>
      </w:pPr>
      <w:rPr>
        <w:rFonts w:ascii="Yu Mincho Light" w:hAnsi="Yu Mincho Light" w:hint="default"/>
        <w:sz w:val="20"/>
      </w:rPr>
    </w:lvl>
    <w:lvl w:ilvl="5" w:tentative="1">
      <w:start w:val="1"/>
      <w:numFmt w:val="bullet"/>
      <w:lvlText w:val=""/>
      <w:lvlJc w:val="left"/>
      <w:pPr>
        <w:tabs>
          <w:tab w:val="num" w:pos="4320"/>
        </w:tabs>
        <w:ind w:left="4320" w:hanging="360"/>
      </w:pPr>
      <w:rPr>
        <w:rFonts w:ascii="Yu Mincho Light" w:hAnsi="Yu Mincho Light" w:hint="default"/>
        <w:sz w:val="20"/>
      </w:rPr>
    </w:lvl>
    <w:lvl w:ilvl="6" w:tentative="1">
      <w:start w:val="1"/>
      <w:numFmt w:val="bullet"/>
      <w:lvlText w:val=""/>
      <w:lvlJc w:val="left"/>
      <w:pPr>
        <w:tabs>
          <w:tab w:val="num" w:pos="5040"/>
        </w:tabs>
        <w:ind w:left="5040" w:hanging="360"/>
      </w:pPr>
      <w:rPr>
        <w:rFonts w:ascii="Yu Mincho Light" w:hAnsi="Yu Mincho Light" w:hint="default"/>
        <w:sz w:val="20"/>
      </w:rPr>
    </w:lvl>
    <w:lvl w:ilvl="7" w:tentative="1">
      <w:start w:val="1"/>
      <w:numFmt w:val="bullet"/>
      <w:lvlText w:val=""/>
      <w:lvlJc w:val="left"/>
      <w:pPr>
        <w:tabs>
          <w:tab w:val="num" w:pos="5760"/>
        </w:tabs>
        <w:ind w:left="5760" w:hanging="360"/>
      </w:pPr>
      <w:rPr>
        <w:rFonts w:ascii="Yu Mincho Light" w:hAnsi="Yu Mincho Light" w:hint="default"/>
        <w:sz w:val="20"/>
      </w:rPr>
    </w:lvl>
    <w:lvl w:ilvl="8" w:tentative="1">
      <w:start w:val="1"/>
      <w:numFmt w:val="bullet"/>
      <w:lvlText w:val=""/>
      <w:lvlJc w:val="left"/>
      <w:pPr>
        <w:tabs>
          <w:tab w:val="num" w:pos="6480"/>
        </w:tabs>
        <w:ind w:left="6480" w:hanging="360"/>
      </w:pPr>
      <w:rPr>
        <w:rFonts w:ascii="Yu Mincho Light" w:hAnsi="Yu Mincho Light" w:hint="default"/>
        <w:sz w:val="20"/>
      </w:rPr>
    </w:lvl>
  </w:abstractNum>
  <w:abstractNum w:abstractNumId="7" w15:restartNumberingAfterBreak="0">
    <w:nsid w:val="18C32121"/>
    <w:multiLevelType w:val="hybridMultilevel"/>
    <w:tmpl w:val="3E42E738"/>
    <w:lvl w:ilvl="0" w:tplc="240A000D">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Yu Mincho Light" w:hAnsi="Yu Mincho Light" w:cs="Yu Mincho Light" w:hint="default"/>
      </w:rPr>
    </w:lvl>
    <w:lvl w:ilvl="2" w:tplc="240A0005" w:tentative="1">
      <w:start w:val="1"/>
      <w:numFmt w:val="bullet"/>
      <w:lvlText w:val=""/>
      <w:lvlJc w:val="left"/>
      <w:pPr>
        <w:ind w:left="1800" w:hanging="360"/>
      </w:pPr>
      <w:rPr>
        <w:rFonts w:ascii="Courier New" w:hAnsi="Courier New" w:hint="default"/>
      </w:rPr>
    </w:lvl>
    <w:lvl w:ilvl="3" w:tplc="240A0001" w:tentative="1">
      <w:start w:val="1"/>
      <w:numFmt w:val="bullet"/>
      <w:lvlText w:val=""/>
      <w:lvlJc w:val="left"/>
      <w:pPr>
        <w:ind w:left="2520" w:hanging="360"/>
      </w:pPr>
      <w:rPr>
        <w:rFonts w:ascii="Yu Mincho Light" w:hAnsi="Yu Mincho Light" w:hint="default"/>
      </w:rPr>
    </w:lvl>
    <w:lvl w:ilvl="4" w:tplc="240A0003" w:tentative="1">
      <w:start w:val="1"/>
      <w:numFmt w:val="bullet"/>
      <w:lvlText w:val="o"/>
      <w:lvlJc w:val="left"/>
      <w:pPr>
        <w:ind w:left="3240" w:hanging="360"/>
      </w:pPr>
      <w:rPr>
        <w:rFonts w:ascii="Yu Mincho Light" w:hAnsi="Yu Mincho Light" w:cs="Yu Mincho Light" w:hint="default"/>
      </w:rPr>
    </w:lvl>
    <w:lvl w:ilvl="5" w:tplc="240A0005" w:tentative="1">
      <w:start w:val="1"/>
      <w:numFmt w:val="bullet"/>
      <w:lvlText w:val=""/>
      <w:lvlJc w:val="left"/>
      <w:pPr>
        <w:ind w:left="3960" w:hanging="360"/>
      </w:pPr>
      <w:rPr>
        <w:rFonts w:ascii="Courier New" w:hAnsi="Courier New" w:hint="default"/>
      </w:rPr>
    </w:lvl>
    <w:lvl w:ilvl="6" w:tplc="240A0001" w:tentative="1">
      <w:start w:val="1"/>
      <w:numFmt w:val="bullet"/>
      <w:lvlText w:val=""/>
      <w:lvlJc w:val="left"/>
      <w:pPr>
        <w:ind w:left="4680" w:hanging="360"/>
      </w:pPr>
      <w:rPr>
        <w:rFonts w:ascii="Yu Mincho Light" w:hAnsi="Yu Mincho Light" w:hint="default"/>
      </w:rPr>
    </w:lvl>
    <w:lvl w:ilvl="7" w:tplc="240A0003" w:tentative="1">
      <w:start w:val="1"/>
      <w:numFmt w:val="bullet"/>
      <w:lvlText w:val="o"/>
      <w:lvlJc w:val="left"/>
      <w:pPr>
        <w:ind w:left="5400" w:hanging="360"/>
      </w:pPr>
      <w:rPr>
        <w:rFonts w:ascii="Yu Mincho Light" w:hAnsi="Yu Mincho Light" w:cs="Yu Mincho Light" w:hint="default"/>
      </w:rPr>
    </w:lvl>
    <w:lvl w:ilvl="8" w:tplc="240A0005" w:tentative="1">
      <w:start w:val="1"/>
      <w:numFmt w:val="bullet"/>
      <w:lvlText w:val=""/>
      <w:lvlJc w:val="left"/>
      <w:pPr>
        <w:ind w:left="6120" w:hanging="360"/>
      </w:pPr>
      <w:rPr>
        <w:rFonts w:ascii="Courier New" w:hAnsi="Courier New" w:hint="default"/>
      </w:rPr>
    </w:lvl>
  </w:abstractNum>
  <w:abstractNum w:abstractNumId="8" w15:restartNumberingAfterBreak="0">
    <w:nsid w:val="1A682D58"/>
    <w:multiLevelType w:val="hybridMultilevel"/>
    <w:tmpl w:val="6D3E82EA"/>
    <w:lvl w:ilvl="0" w:tplc="1ABAC208">
      <w:start w:val="1"/>
      <w:numFmt w:val="bullet"/>
      <w:lvlText w:val="•"/>
      <w:lvlJc w:val="left"/>
      <w:pPr>
        <w:ind w:left="1080" w:hanging="360"/>
      </w:pPr>
      <w:rPr>
        <w:rFonts w:ascii="Constantia" w:hAnsi="Constantia" w:hint="default"/>
      </w:rPr>
    </w:lvl>
    <w:lvl w:ilvl="1" w:tplc="240A0003" w:tentative="1">
      <w:start w:val="1"/>
      <w:numFmt w:val="bullet"/>
      <w:lvlText w:val="o"/>
      <w:lvlJc w:val="left"/>
      <w:pPr>
        <w:ind w:left="1800" w:hanging="360"/>
      </w:pPr>
      <w:rPr>
        <w:rFonts w:ascii="Yu Mincho Light" w:hAnsi="Yu Mincho Light" w:cs="Yu Mincho Light" w:hint="default"/>
      </w:rPr>
    </w:lvl>
    <w:lvl w:ilvl="2" w:tplc="240A0005" w:tentative="1">
      <w:start w:val="1"/>
      <w:numFmt w:val="bullet"/>
      <w:lvlText w:val=""/>
      <w:lvlJc w:val="left"/>
      <w:pPr>
        <w:ind w:left="2520" w:hanging="360"/>
      </w:pPr>
      <w:rPr>
        <w:rFonts w:ascii="Yu Mincho Light" w:hAnsi="Yu Mincho Light" w:hint="default"/>
      </w:rPr>
    </w:lvl>
    <w:lvl w:ilvl="3" w:tplc="240A0001" w:tentative="1">
      <w:start w:val="1"/>
      <w:numFmt w:val="bullet"/>
      <w:lvlText w:val=""/>
      <w:lvlJc w:val="left"/>
      <w:pPr>
        <w:ind w:left="3240" w:hanging="360"/>
      </w:pPr>
      <w:rPr>
        <w:rFonts w:ascii="Cambria" w:hAnsi="Cambria" w:hint="default"/>
      </w:rPr>
    </w:lvl>
    <w:lvl w:ilvl="4" w:tplc="240A0003" w:tentative="1">
      <w:start w:val="1"/>
      <w:numFmt w:val="bullet"/>
      <w:lvlText w:val="o"/>
      <w:lvlJc w:val="left"/>
      <w:pPr>
        <w:ind w:left="3960" w:hanging="360"/>
      </w:pPr>
      <w:rPr>
        <w:rFonts w:ascii="Yu Mincho Light" w:hAnsi="Yu Mincho Light" w:cs="Yu Mincho Light" w:hint="default"/>
      </w:rPr>
    </w:lvl>
    <w:lvl w:ilvl="5" w:tplc="240A0005" w:tentative="1">
      <w:start w:val="1"/>
      <w:numFmt w:val="bullet"/>
      <w:lvlText w:val=""/>
      <w:lvlJc w:val="left"/>
      <w:pPr>
        <w:ind w:left="4680" w:hanging="360"/>
      </w:pPr>
      <w:rPr>
        <w:rFonts w:ascii="Yu Mincho Light" w:hAnsi="Yu Mincho Light" w:hint="default"/>
      </w:rPr>
    </w:lvl>
    <w:lvl w:ilvl="6" w:tplc="240A0001" w:tentative="1">
      <w:start w:val="1"/>
      <w:numFmt w:val="bullet"/>
      <w:lvlText w:val=""/>
      <w:lvlJc w:val="left"/>
      <w:pPr>
        <w:ind w:left="5400" w:hanging="360"/>
      </w:pPr>
      <w:rPr>
        <w:rFonts w:ascii="Cambria" w:hAnsi="Cambria" w:hint="default"/>
      </w:rPr>
    </w:lvl>
    <w:lvl w:ilvl="7" w:tplc="240A0003" w:tentative="1">
      <w:start w:val="1"/>
      <w:numFmt w:val="bullet"/>
      <w:lvlText w:val="o"/>
      <w:lvlJc w:val="left"/>
      <w:pPr>
        <w:ind w:left="6120" w:hanging="360"/>
      </w:pPr>
      <w:rPr>
        <w:rFonts w:ascii="Yu Mincho Light" w:hAnsi="Yu Mincho Light" w:cs="Yu Mincho Light" w:hint="default"/>
      </w:rPr>
    </w:lvl>
    <w:lvl w:ilvl="8" w:tplc="240A0005" w:tentative="1">
      <w:start w:val="1"/>
      <w:numFmt w:val="bullet"/>
      <w:lvlText w:val=""/>
      <w:lvlJc w:val="left"/>
      <w:pPr>
        <w:ind w:left="6840" w:hanging="360"/>
      </w:pPr>
      <w:rPr>
        <w:rFonts w:ascii="Yu Mincho Light" w:hAnsi="Yu Mincho Light" w:hint="default"/>
      </w:rPr>
    </w:lvl>
  </w:abstractNum>
  <w:abstractNum w:abstractNumId="9" w15:restartNumberingAfterBreak="0">
    <w:nsid w:val="1D894727"/>
    <w:multiLevelType w:val="hybridMultilevel"/>
    <w:tmpl w:val="B47C6D80"/>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0" w15:restartNumberingAfterBreak="0">
    <w:nsid w:val="1EF97349"/>
    <w:multiLevelType w:val="hybridMultilevel"/>
    <w:tmpl w:val="F492261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1EE4DB4"/>
    <w:multiLevelType w:val="multilevel"/>
    <w:tmpl w:val="7694B0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2485E16"/>
    <w:multiLevelType w:val="hybridMultilevel"/>
    <w:tmpl w:val="5358C34A"/>
    <w:lvl w:ilvl="0" w:tplc="240A000D">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3" w15:restartNumberingAfterBreak="0">
    <w:nsid w:val="26F82C0D"/>
    <w:multiLevelType w:val="hybridMultilevel"/>
    <w:tmpl w:val="EF0099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Cambria" w:hAnsi="Cambria" w:hint="default"/>
      </w:rPr>
    </w:lvl>
    <w:lvl w:ilvl="3" w:tplc="240A0001" w:tentative="1">
      <w:start w:val="1"/>
      <w:numFmt w:val="bullet"/>
      <w:lvlText w:val=""/>
      <w:lvlJc w:val="left"/>
      <w:pPr>
        <w:ind w:left="2880" w:hanging="360"/>
      </w:pPr>
      <w:rPr>
        <w:rFonts w:ascii="Yu Mincho Light" w:hAnsi="Yu Mincho Light"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Cambria" w:hAnsi="Cambria" w:hint="default"/>
      </w:rPr>
    </w:lvl>
    <w:lvl w:ilvl="6" w:tplc="240A0001" w:tentative="1">
      <w:start w:val="1"/>
      <w:numFmt w:val="bullet"/>
      <w:lvlText w:val=""/>
      <w:lvlJc w:val="left"/>
      <w:pPr>
        <w:ind w:left="5040" w:hanging="360"/>
      </w:pPr>
      <w:rPr>
        <w:rFonts w:ascii="Yu Mincho Light" w:hAnsi="Yu Mincho Light"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Cambria" w:hAnsi="Cambria" w:hint="default"/>
      </w:rPr>
    </w:lvl>
  </w:abstractNum>
  <w:abstractNum w:abstractNumId="14" w15:restartNumberingAfterBreak="0">
    <w:nsid w:val="2D443AA0"/>
    <w:multiLevelType w:val="hybridMultilevel"/>
    <w:tmpl w:val="3C9A2880"/>
    <w:lvl w:ilvl="0" w:tplc="1ABAC208">
      <w:start w:val="1"/>
      <w:numFmt w:val="bullet"/>
      <w:lvlText w:val="•"/>
      <w:lvlJc w:val="left"/>
      <w:pPr>
        <w:ind w:left="720" w:hanging="360"/>
      </w:pPr>
      <w:rPr>
        <w:rFonts w:ascii="Constantia" w:hAnsi="Constantia"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3410D73"/>
    <w:multiLevelType w:val="hybridMultilevel"/>
    <w:tmpl w:val="4086E9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4D80559"/>
    <w:multiLevelType w:val="hybridMultilevel"/>
    <w:tmpl w:val="97FE7276"/>
    <w:lvl w:ilvl="0" w:tplc="10BAF886">
      <w:numFmt w:val="bullet"/>
      <w:lvlText w:val="•"/>
      <w:lvlJc w:val="left"/>
      <w:pPr>
        <w:ind w:left="720" w:hanging="360"/>
      </w:pPr>
      <w:rPr>
        <w:rFonts w:hint="default"/>
        <w:lang w:val="es-ES" w:eastAsia="en-US" w:bidi="ar-SA"/>
      </w:rPr>
    </w:lvl>
    <w:lvl w:ilvl="1" w:tplc="240A0003" w:tentative="1">
      <w:start w:val="1"/>
      <w:numFmt w:val="bullet"/>
      <w:lvlText w:val="o"/>
      <w:lvlJc w:val="left"/>
      <w:pPr>
        <w:ind w:left="1440" w:hanging="360"/>
      </w:pPr>
      <w:rPr>
        <w:rFonts w:ascii="Yu Mincho Light" w:hAnsi="Yu Mincho Light" w:cs="Yu Mincho Light" w:hint="default"/>
      </w:rPr>
    </w:lvl>
    <w:lvl w:ilvl="2" w:tplc="240A0005" w:tentative="1">
      <w:start w:val="1"/>
      <w:numFmt w:val="bullet"/>
      <w:lvlText w:val=""/>
      <w:lvlJc w:val="left"/>
      <w:pPr>
        <w:ind w:left="2160" w:hanging="360"/>
      </w:pPr>
      <w:rPr>
        <w:rFonts w:ascii="Yu Mincho Light" w:hAnsi="Yu Mincho Light" w:hint="default"/>
      </w:rPr>
    </w:lvl>
    <w:lvl w:ilvl="3" w:tplc="240A0001" w:tentative="1">
      <w:start w:val="1"/>
      <w:numFmt w:val="bullet"/>
      <w:lvlText w:val=""/>
      <w:lvlJc w:val="left"/>
      <w:pPr>
        <w:ind w:left="2880" w:hanging="360"/>
      </w:pPr>
      <w:rPr>
        <w:rFonts w:ascii="Cambria" w:hAnsi="Cambria" w:hint="default"/>
      </w:rPr>
    </w:lvl>
    <w:lvl w:ilvl="4" w:tplc="240A0003" w:tentative="1">
      <w:start w:val="1"/>
      <w:numFmt w:val="bullet"/>
      <w:lvlText w:val="o"/>
      <w:lvlJc w:val="left"/>
      <w:pPr>
        <w:ind w:left="3600" w:hanging="360"/>
      </w:pPr>
      <w:rPr>
        <w:rFonts w:ascii="Yu Mincho Light" w:hAnsi="Yu Mincho Light" w:cs="Yu Mincho Light" w:hint="default"/>
      </w:rPr>
    </w:lvl>
    <w:lvl w:ilvl="5" w:tplc="240A0005" w:tentative="1">
      <w:start w:val="1"/>
      <w:numFmt w:val="bullet"/>
      <w:lvlText w:val=""/>
      <w:lvlJc w:val="left"/>
      <w:pPr>
        <w:ind w:left="4320" w:hanging="360"/>
      </w:pPr>
      <w:rPr>
        <w:rFonts w:ascii="Yu Mincho Light" w:hAnsi="Yu Mincho Light" w:hint="default"/>
      </w:rPr>
    </w:lvl>
    <w:lvl w:ilvl="6" w:tplc="240A0001" w:tentative="1">
      <w:start w:val="1"/>
      <w:numFmt w:val="bullet"/>
      <w:lvlText w:val=""/>
      <w:lvlJc w:val="left"/>
      <w:pPr>
        <w:ind w:left="5040" w:hanging="360"/>
      </w:pPr>
      <w:rPr>
        <w:rFonts w:ascii="Cambria" w:hAnsi="Cambria" w:hint="default"/>
      </w:rPr>
    </w:lvl>
    <w:lvl w:ilvl="7" w:tplc="240A0003" w:tentative="1">
      <w:start w:val="1"/>
      <w:numFmt w:val="bullet"/>
      <w:lvlText w:val="o"/>
      <w:lvlJc w:val="left"/>
      <w:pPr>
        <w:ind w:left="5760" w:hanging="360"/>
      </w:pPr>
      <w:rPr>
        <w:rFonts w:ascii="Yu Mincho Light" w:hAnsi="Yu Mincho Light" w:cs="Yu Mincho Light" w:hint="default"/>
      </w:rPr>
    </w:lvl>
    <w:lvl w:ilvl="8" w:tplc="240A0005" w:tentative="1">
      <w:start w:val="1"/>
      <w:numFmt w:val="bullet"/>
      <w:lvlText w:val=""/>
      <w:lvlJc w:val="left"/>
      <w:pPr>
        <w:ind w:left="6480" w:hanging="360"/>
      </w:pPr>
      <w:rPr>
        <w:rFonts w:ascii="Yu Mincho Light" w:hAnsi="Yu Mincho Light" w:hint="default"/>
      </w:rPr>
    </w:lvl>
  </w:abstractNum>
  <w:abstractNum w:abstractNumId="17" w15:restartNumberingAfterBreak="0">
    <w:nsid w:val="3A214D39"/>
    <w:multiLevelType w:val="multilevel"/>
    <w:tmpl w:val="7EA01F1C"/>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4303982"/>
    <w:multiLevelType w:val="multilevel"/>
    <w:tmpl w:val="EAB8507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bullet"/>
      <w:lvlText w:val=""/>
      <w:lvlJc w:val="left"/>
      <w:pPr>
        <w:ind w:left="1440" w:hanging="720"/>
      </w:pPr>
      <w:rPr>
        <w:rFonts w:ascii="Symbol" w:hAnsi="Symbol"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4A254328"/>
    <w:multiLevelType w:val="multilevel"/>
    <w:tmpl w:val="4A6EC3C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4AB84156"/>
    <w:multiLevelType w:val="hybridMultilevel"/>
    <w:tmpl w:val="942E3206"/>
    <w:lvl w:ilvl="0" w:tplc="240A000D">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1" w15:restartNumberingAfterBreak="0">
    <w:nsid w:val="4EB00AE0"/>
    <w:multiLevelType w:val="hybridMultilevel"/>
    <w:tmpl w:val="B456CEA6"/>
    <w:lvl w:ilvl="0" w:tplc="240A0015">
      <w:start w:val="1"/>
      <w:numFmt w:val="upp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50743F17"/>
    <w:multiLevelType w:val="multilevel"/>
    <w:tmpl w:val="2186849C"/>
    <w:lvl w:ilvl="0">
      <w:start w:val="3"/>
      <w:numFmt w:val="decimal"/>
      <w:lvlText w:val="%1"/>
      <w:lvlJc w:val="left"/>
      <w:pPr>
        <w:ind w:left="435" w:hanging="435"/>
      </w:pPr>
      <w:rPr>
        <w:rFonts w:hint="default"/>
      </w:rPr>
    </w:lvl>
    <w:lvl w:ilvl="1">
      <w:start w:val="5"/>
      <w:numFmt w:val="decimal"/>
      <w:lvlText w:val="%1.%2"/>
      <w:lvlJc w:val="left"/>
      <w:pPr>
        <w:ind w:left="435" w:hanging="43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5293F56"/>
    <w:multiLevelType w:val="hybridMultilevel"/>
    <w:tmpl w:val="A8A42B32"/>
    <w:lvl w:ilvl="0" w:tplc="70DAF0E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AA534F7"/>
    <w:multiLevelType w:val="hybridMultilevel"/>
    <w:tmpl w:val="27B245DA"/>
    <w:lvl w:ilvl="0" w:tplc="240A000D">
      <w:start w:val="1"/>
      <w:numFmt w:val="bullet"/>
      <w:lvlText w:val=""/>
      <w:lvlJc w:val="left"/>
      <w:pPr>
        <w:ind w:left="720" w:hanging="360"/>
      </w:pPr>
      <w:rPr>
        <w:rFonts w:ascii="Yu Mincho Light" w:hAnsi="Yu Mincho Light" w:hint="default"/>
      </w:rPr>
    </w:lvl>
    <w:lvl w:ilvl="1" w:tplc="0C0A0003" w:tentative="1">
      <w:start w:val="1"/>
      <w:numFmt w:val="bullet"/>
      <w:lvlText w:val="o"/>
      <w:lvlJc w:val="left"/>
      <w:pPr>
        <w:ind w:left="1440" w:hanging="360"/>
      </w:pPr>
      <w:rPr>
        <w:rFonts w:ascii="Yu Mincho Light" w:hAnsi="Yu Mincho Light" w:cs="Yu Mincho Light" w:hint="default"/>
      </w:rPr>
    </w:lvl>
    <w:lvl w:ilvl="2" w:tplc="0C0A0005" w:tentative="1">
      <w:start w:val="1"/>
      <w:numFmt w:val="bullet"/>
      <w:lvlText w:val=""/>
      <w:lvlJc w:val="left"/>
      <w:pPr>
        <w:ind w:left="2160" w:hanging="360"/>
      </w:pPr>
      <w:rPr>
        <w:rFonts w:ascii="Courier New" w:hAnsi="Courier New" w:hint="default"/>
      </w:rPr>
    </w:lvl>
    <w:lvl w:ilvl="3" w:tplc="0C0A0001" w:tentative="1">
      <w:start w:val="1"/>
      <w:numFmt w:val="bullet"/>
      <w:lvlText w:val=""/>
      <w:lvlJc w:val="left"/>
      <w:pPr>
        <w:ind w:left="2880" w:hanging="360"/>
      </w:pPr>
      <w:rPr>
        <w:rFonts w:ascii="Yu Mincho Light" w:hAnsi="Yu Mincho Light" w:hint="default"/>
      </w:rPr>
    </w:lvl>
    <w:lvl w:ilvl="4" w:tplc="0C0A0003" w:tentative="1">
      <w:start w:val="1"/>
      <w:numFmt w:val="bullet"/>
      <w:lvlText w:val="o"/>
      <w:lvlJc w:val="left"/>
      <w:pPr>
        <w:ind w:left="3600" w:hanging="360"/>
      </w:pPr>
      <w:rPr>
        <w:rFonts w:ascii="Yu Mincho Light" w:hAnsi="Yu Mincho Light" w:cs="Yu Mincho Light" w:hint="default"/>
      </w:rPr>
    </w:lvl>
    <w:lvl w:ilvl="5" w:tplc="0C0A0005" w:tentative="1">
      <w:start w:val="1"/>
      <w:numFmt w:val="bullet"/>
      <w:lvlText w:val=""/>
      <w:lvlJc w:val="left"/>
      <w:pPr>
        <w:ind w:left="4320" w:hanging="360"/>
      </w:pPr>
      <w:rPr>
        <w:rFonts w:ascii="Courier New" w:hAnsi="Courier New" w:hint="default"/>
      </w:rPr>
    </w:lvl>
    <w:lvl w:ilvl="6" w:tplc="0C0A0001" w:tentative="1">
      <w:start w:val="1"/>
      <w:numFmt w:val="bullet"/>
      <w:lvlText w:val=""/>
      <w:lvlJc w:val="left"/>
      <w:pPr>
        <w:ind w:left="5040" w:hanging="360"/>
      </w:pPr>
      <w:rPr>
        <w:rFonts w:ascii="Yu Mincho Light" w:hAnsi="Yu Mincho Light" w:hint="default"/>
      </w:rPr>
    </w:lvl>
    <w:lvl w:ilvl="7" w:tplc="0C0A0003" w:tentative="1">
      <w:start w:val="1"/>
      <w:numFmt w:val="bullet"/>
      <w:lvlText w:val="o"/>
      <w:lvlJc w:val="left"/>
      <w:pPr>
        <w:ind w:left="5760" w:hanging="360"/>
      </w:pPr>
      <w:rPr>
        <w:rFonts w:ascii="Yu Mincho Light" w:hAnsi="Yu Mincho Light" w:cs="Yu Mincho Light" w:hint="default"/>
      </w:rPr>
    </w:lvl>
    <w:lvl w:ilvl="8" w:tplc="0C0A0005" w:tentative="1">
      <w:start w:val="1"/>
      <w:numFmt w:val="bullet"/>
      <w:lvlText w:val=""/>
      <w:lvlJc w:val="left"/>
      <w:pPr>
        <w:ind w:left="6480" w:hanging="360"/>
      </w:pPr>
      <w:rPr>
        <w:rFonts w:ascii="Courier New" w:hAnsi="Courier New" w:hint="default"/>
      </w:rPr>
    </w:lvl>
  </w:abstractNum>
  <w:abstractNum w:abstractNumId="25" w15:restartNumberingAfterBreak="0">
    <w:nsid w:val="5AEE3213"/>
    <w:multiLevelType w:val="hybridMultilevel"/>
    <w:tmpl w:val="4B44E4CC"/>
    <w:lvl w:ilvl="0" w:tplc="240A000F">
      <w:start w:val="1"/>
      <w:numFmt w:val="decimal"/>
      <w:lvlText w:val="%1."/>
      <w:lvlJc w:val="left"/>
      <w:pPr>
        <w:ind w:left="360" w:hanging="360"/>
      </w:pPr>
      <w:rPr>
        <w:rFonts w:hint="default"/>
      </w:rPr>
    </w:lvl>
    <w:lvl w:ilvl="1" w:tplc="240A0019">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6" w15:restartNumberingAfterBreak="0">
    <w:nsid w:val="5BBD2DDE"/>
    <w:multiLevelType w:val="multilevel"/>
    <w:tmpl w:val="B7A24CF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5BF47B2A"/>
    <w:multiLevelType w:val="multilevel"/>
    <w:tmpl w:val="7EA01F1C"/>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61926CAC"/>
    <w:multiLevelType w:val="hybridMultilevel"/>
    <w:tmpl w:val="55D08EF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61AA79FD"/>
    <w:multiLevelType w:val="hybridMultilevel"/>
    <w:tmpl w:val="4DEE08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6653461D"/>
    <w:multiLevelType w:val="hybridMultilevel"/>
    <w:tmpl w:val="1CB6F4F2"/>
    <w:lvl w:ilvl="0" w:tplc="0C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Cambria" w:hAnsi="Cambria" w:hint="default"/>
      </w:rPr>
    </w:lvl>
    <w:lvl w:ilvl="3" w:tplc="240A0001" w:tentative="1">
      <w:start w:val="1"/>
      <w:numFmt w:val="bullet"/>
      <w:lvlText w:val=""/>
      <w:lvlJc w:val="left"/>
      <w:pPr>
        <w:ind w:left="2880" w:hanging="360"/>
      </w:pPr>
      <w:rPr>
        <w:rFonts w:ascii="Yu Mincho Light" w:hAnsi="Yu Mincho Light"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Cambria" w:hAnsi="Cambria" w:hint="default"/>
      </w:rPr>
    </w:lvl>
    <w:lvl w:ilvl="6" w:tplc="240A0001" w:tentative="1">
      <w:start w:val="1"/>
      <w:numFmt w:val="bullet"/>
      <w:lvlText w:val=""/>
      <w:lvlJc w:val="left"/>
      <w:pPr>
        <w:ind w:left="5040" w:hanging="360"/>
      </w:pPr>
      <w:rPr>
        <w:rFonts w:ascii="Yu Mincho Light" w:hAnsi="Yu Mincho Light"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Cambria" w:hAnsi="Cambria" w:hint="default"/>
      </w:rPr>
    </w:lvl>
  </w:abstractNum>
  <w:abstractNum w:abstractNumId="31" w15:restartNumberingAfterBreak="0">
    <w:nsid w:val="66D554BE"/>
    <w:multiLevelType w:val="hybridMultilevel"/>
    <w:tmpl w:val="D236F0B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693B4CA5"/>
    <w:multiLevelType w:val="hybridMultilevel"/>
    <w:tmpl w:val="3EBE4BD2"/>
    <w:lvl w:ilvl="0" w:tplc="1ABAC208">
      <w:start w:val="1"/>
      <w:numFmt w:val="bullet"/>
      <w:lvlText w:val="•"/>
      <w:lvlJc w:val="left"/>
      <w:pPr>
        <w:ind w:left="720" w:hanging="360"/>
      </w:pPr>
      <w:rPr>
        <w:rFonts w:ascii="Constantia" w:hAnsi="Constantia"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Cambria" w:hAnsi="Cambria" w:hint="default"/>
      </w:rPr>
    </w:lvl>
    <w:lvl w:ilvl="3" w:tplc="240A0001" w:tentative="1">
      <w:start w:val="1"/>
      <w:numFmt w:val="bullet"/>
      <w:lvlText w:val=""/>
      <w:lvlJc w:val="left"/>
      <w:pPr>
        <w:ind w:left="2880" w:hanging="360"/>
      </w:pPr>
      <w:rPr>
        <w:rFonts w:ascii="Yu Mincho Light" w:hAnsi="Yu Mincho Light"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Cambria" w:hAnsi="Cambria" w:hint="default"/>
      </w:rPr>
    </w:lvl>
    <w:lvl w:ilvl="6" w:tplc="240A0001" w:tentative="1">
      <w:start w:val="1"/>
      <w:numFmt w:val="bullet"/>
      <w:lvlText w:val=""/>
      <w:lvlJc w:val="left"/>
      <w:pPr>
        <w:ind w:left="5040" w:hanging="360"/>
      </w:pPr>
      <w:rPr>
        <w:rFonts w:ascii="Yu Mincho Light" w:hAnsi="Yu Mincho Light"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Cambria" w:hAnsi="Cambria" w:hint="default"/>
      </w:rPr>
    </w:lvl>
  </w:abstractNum>
  <w:abstractNum w:abstractNumId="33" w15:restartNumberingAfterBreak="0">
    <w:nsid w:val="69B76A3E"/>
    <w:multiLevelType w:val="hybridMultilevel"/>
    <w:tmpl w:val="55D8D9F8"/>
    <w:lvl w:ilvl="0" w:tplc="0C0A0001">
      <w:start w:val="1"/>
      <w:numFmt w:val="bullet"/>
      <w:lvlText w:val=""/>
      <w:lvlJc w:val="left"/>
      <w:pPr>
        <w:ind w:left="720" w:hanging="360"/>
      </w:pPr>
      <w:rPr>
        <w:rFonts w:ascii="Yu Mincho Light" w:hAnsi="Yu Mincho Light" w:hint="default"/>
      </w:rPr>
    </w:lvl>
    <w:lvl w:ilvl="1" w:tplc="240A0003" w:tentative="1">
      <w:start w:val="1"/>
      <w:numFmt w:val="bullet"/>
      <w:lvlText w:val="o"/>
      <w:lvlJc w:val="left"/>
      <w:pPr>
        <w:ind w:left="1440" w:hanging="360"/>
      </w:pPr>
      <w:rPr>
        <w:rFonts w:ascii="Yu Mincho Light" w:hAnsi="Yu Mincho Light" w:cs="Yu Mincho Light" w:hint="default"/>
      </w:rPr>
    </w:lvl>
    <w:lvl w:ilvl="2" w:tplc="240A0005" w:tentative="1">
      <w:start w:val="1"/>
      <w:numFmt w:val="bullet"/>
      <w:lvlText w:val=""/>
      <w:lvlJc w:val="left"/>
      <w:pPr>
        <w:ind w:left="2160" w:hanging="360"/>
      </w:pPr>
      <w:rPr>
        <w:rFonts w:ascii="Courier New" w:hAnsi="Courier New" w:hint="default"/>
      </w:rPr>
    </w:lvl>
    <w:lvl w:ilvl="3" w:tplc="240A0001" w:tentative="1">
      <w:start w:val="1"/>
      <w:numFmt w:val="bullet"/>
      <w:lvlText w:val=""/>
      <w:lvlJc w:val="left"/>
      <w:pPr>
        <w:ind w:left="2880" w:hanging="360"/>
      </w:pPr>
      <w:rPr>
        <w:rFonts w:ascii="Yu Mincho Light" w:hAnsi="Yu Mincho Light" w:hint="default"/>
      </w:rPr>
    </w:lvl>
    <w:lvl w:ilvl="4" w:tplc="240A0003" w:tentative="1">
      <w:start w:val="1"/>
      <w:numFmt w:val="bullet"/>
      <w:lvlText w:val="o"/>
      <w:lvlJc w:val="left"/>
      <w:pPr>
        <w:ind w:left="3600" w:hanging="360"/>
      </w:pPr>
      <w:rPr>
        <w:rFonts w:ascii="Yu Mincho Light" w:hAnsi="Yu Mincho Light" w:cs="Yu Mincho Light" w:hint="default"/>
      </w:rPr>
    </w:lvl>
    <w:lvl w:ilvl="5" w:tplc="240A0005" w:tentative="1">
      <w:start w:val="1"/>
      <w:numFmt w:val="bullet"/>
      <w:lvlText w:val=""/>
      <w:lvlJc w:val="left"/>
      <w:pPr>
        <w:ind w:left="4320" w:hanging="360"/>
      </w:pPr>
      <w:rPr>
        <w:rFonts w:ascii="Courier New" w:hAnsi="Courier New" w:hint="default"/>
      </w:rPr>
    </w:lvl>
    <w:lvl w:ilvl="6" w:tplc="240A0001" w:tentative="1">
      <w:start w:val="1"/>
      <w:numFmt w:val="bullet"/>
      <w:lvlText w:val=""/>
      <w:lvlJc w:val="left"/>
      <w:pPr>
        <w:ind w:left="5040" w:hanging="360"/>
      </w:pPr>
      <w:rPr>
        <w:rFonts w:ascii="Yu Mincho Light" w:hAnsi="Yu Mincho Light" w:hint="default"/>
      </w:rPr>
    </w:lvl>
    <w:lvl w:ilvl="7" w:tplc="240A0003" w:tentative="1">
      <w:start w:val="1"/>
      <w:numFmt w:val="bullet"/>
      <w:lvlText w:val="o"/>
      <w:lvlJc w:val="left"/>
      <w:pPr>
        <w:ind w:left="5760" w:hanging="360"/>
      </w:pPr>
      <w:rPr>
        <w:rFonts w:ascii="Yu Mincho Light" w:hAnsi="Yu Mincho Light" w:cs="Yu Mincho Light" w:hint="default"/>
      </w:rPr>
    </w:lvl>
    <w:lvl w:ilvl="8" w:tplc="240A0005" w:tentative="1">
      <w:start w:val="1"/>
      <w:numFmt w:val="bullet"/>
      <w:lvlText w:val=""/>
      <w:lvlJc w:val="left"/>
      <w:pPr>
        <w:ind w:left="6480" w:hanging="360"/>
      </w:pPr>
      <w:rPr>
        <w:rFonts w:ascii="Courier New" w:hAnsi="Courier New" w:hint="default"/>
      </w:rPr>
    </w:lvl>
  </w:abstractNum>
  <w:abstractNum w:abstractNumId="34" w15:restartNumberingAfterBreak="0">
    <w:nsid w:val="6BBB4036"/>
    <w:multiLevelType w:val="hybridMultilevel"/>
    <w:tmpl w:val="008AEA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Yu Mincho Light" w:hAnsi="Yu Mincho Light" w:cs="Yu Mincho Light" w:hint="default"/>
      </w:rPr>
    </w:lvl>
    <w:lvl w:ilvl="2" w:tplc="240A0005" w:tentative="1">
      <w:start w:val="1"/>
      <w:numFmt w:val="bullet"/>
      <w:lvlText w:val=""/>
      <w:lvlJc w:val="left"/>
      <w:pPr>
        <w:ind w:left="2160" w:hanging="360"/>
      </w:pPr>
      <w:rPr>
        <w:rFonts w:ascii="Yu Mincho Light" w:hAnsi="Yu Mincho Light" w:hint="default"/>
      </w:rPr>
    </w:lvl>
    <w:lvl w:ilvl="3" w:tplc="240A0001" w:tentative="1">
      <w:start w:val="1"/>
      <w:numFmt w:val="bullet"/>
      <w:lvlText w:val=""/>
      <w:lvlJc w:val="left"/>
      <w:pPr>
        <w:ind w:left="2880" w:hanging="360"/>
      </w:pPr>
      <w:rPr>
        <w:rFonts w:ascii="Cambria" w:hAnsi="Cambria" w:hint="default"/>
      </w:rPr>
    </w:lvl>
    <w:lvl w:ilvl="4" w:tplc="240A0003" w:tentative="1">
      <w:start w:val="1"/>
      <w:numFmt w:val="bullet"/>
      <w:lvlText w:val="o"/>
      <w:lvlJc w:val="left"/>
      <w:pPr>
        <w:ind w:left="3600" w:hanging="360"/>
      </w:pPr>
      <w:rPr>
        <w:rFonts w:ascii="Yu Mincho Light" w:hAnsi="Yu Mincho Light" w:cs="Yu Mincho Light" w:hint="default"/>
      </w:rPr>
    </w:lvl>
    <w:lvl w:ilvl="5" w:tplc="240A0005" w:tentative="1">
      <w:start w:val="1"/>
      <w:numFmt w:val="bullet"/>
      <w:lvlText w:val=""/>
      <w:lvlJc w:val="left"/>
      <w:pPr>
        <w:ind w:left="4320" w:hanging="360"/>
      </w:pPr>
      <w:rPr>
        <w:rFonts w:ascii="Yu Mincho Light" w:hAnsi="Yu Mincho Light" w:hint="default"/>
      </w:rPr>
    </w:lvl>
    <w:lvl w:ilvl="6" w:tplc="240A0001" w:tentative="1">
      <w:start w:val="1"/>
      <w:numFmt w:val="bullet"/>
      <w:lvlText w:val=""/>
      <w:lvlJc w:val="left"/>
      <w:pPr>
        <w:ind w:left="5040" w:hanging="360"/>
      </w:pPr>
      <w:rPr>
        <w:rFonts w:ascii="Cambria" w:hAnsi="Cambria" w:hint="default"/>
      </w:rPr>
    </w:lvl>
    <w:lvl w:ilvl="7" w:tplc="240A0003" w:tentative="1">
      <w:start w:val="1"/>
      <w:numFmt w:val="bullet"/>
      <w:lvlText w:val="o"/>
      <w:lvlJc w:val="left"/>
      <w:pPr>
        <w:ind w:left="5760" w:hanging="360"/>
      </w:pPr>
      <w:rPr>
        <w:rFonts w:ascii="Yu Mincho Light" w:hAnsi="Yu Mincho Light" w:cs="Yu Mincho Light" w:hint="default"/>
      </w:rPr>
    </w:lvl>
    <w:lvl w:ilvl="8" w:tplc="240A0005" w:tentative="1">
      <w:start w:val="1"/>
      <w:numFmt w:val="bullet"/>
      <w:lvlText w:val=""/>
      <w:lvlJc w:val="left"/>
      <w:pPr>
        <w:ind w:left="6480" w:hanging="360"/>
      </w:pPr>
      <w:rPr>
        <w:rFonts w:ascii="Yu Mincho Light" w:hAnsi="Yu Mincho Light" w:hint="default"/>
      </w:rPr>
    </w:lvl>
  </w:abstractNum>
  <w:abstractNum w:abstractNumId="35" w15:restartNumberingAfterBreak="0">
    <w:nsid w:val="6C041DBC"/>
    <w:multiLevelType w:val="hybridMultilevel"/>
    <w:tmpl w:val="E2A6833C"/>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D7873B5"/>
    <w:multiLevelType w:val="hybridMultilevel"/>
    <w:tmpl w:val="74E640B4"/>
    <w:lvl w:ilvl="0" w:tplc="240A000D">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7" w15:restartNumberingAfterBreak="0">
    <w:nsid w:val="6E1B40B3"/>
    <w:multiLevelType w:val="hybridMultilevel"/>
    <w:tmpl w:val="BCB290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alibri" w:hAnsi="Calibri" w:cs="Calibri" w:hint="default"/>
      </w:rPr>
    </w:lvl>
    <w:lvl w:ilvl="2" w:tplc="240A0005" w:tentative="1">
      <w:start w:val="1"/>
      <w:numFmt w:val="bullet"/>
      <w:lvlText w:val=""/>
      <w:lvlJc w:val="left"/>
      <w:pPr>
        <w:ind w:left="2160" w:hanging="360"/>
      </w:pPr>
      <w:rPr>
        <w:rFonts w:ascii="Symbol" w:hAnsi="Symbol" w:hint="default"/>
      </w:rPr>
    </w:lvl>
    <w:lvl w:ilvl="3" w:tplc="240A0001" w:tentative="1">
      <w:start w:val="1"/>
      <w:numFmt w:val="bullet"/>
      <w:lvlText w:val=""/>
      <w:lvlJc w:val="left"/>
      <w:pPr>
        <w:ind w:left="2880" w:hanging="360"/>
      </w:pPr>
      <w:rPr>
        <w:rFonts w:ascii="Calibri" w:hAnsi="Calibri" w:hint="default"/>
      </w:rPr>
    </w:lvl>
    <w:lvl w:ilvl="4" w:tplc="240A0003" w:tentative="1">
      <w:start w:val="1"/>
      <w:numFmt w:val="bullet"/>
      <w:lvlText w:val="o"/>
      <w:lvlJc w:val="left"/>
      <w:pPr>
        <w:ind w:left="3600" w:hanging="360"/>
      </w:pPr>
      <w:rPr>
        <w:rFonts w:ascii="Calibri" w:hAnsi="Calibri" w:cs="Calibri" w:hint="default"/>
      </w:rPr>
    </w:lvl>
    <w:lvl w:ilvl="5" w:tplc="240A0005" w:tentative="1">
      <w:start w:val="1"/>
      <w:numFmt w:val="bullet"/>
      <w:lvlText w:val=""/>
      <w:lvlJc w:val="left"/>
      <w:pPr>
        <w:ind w:left="4320" w:hanging="360"/>
      </w:pPr>
      <w:rPr>
        <w:rFonts w:ascii="Symbol" w:hAnsi="Symbol" w:hint="default"/>
      </w:rPr>
    </w:lvl>
    <w:lvl w:ilvl="6" w:tplc="240A0001" w:tentative="1">
      <w:start w:val="1"/>
      <w:numFmt w:val="bullet"/>
      <w:lvlText w:val=""/>
      <w:lvlJc w:val="left"/>
      <w:pPr>
        <w:ind w:left="5040" w:hanging="360"/>
      </w:pPr>
      <w:rPr>
        <w:rFonts w:ascii="Calibri" w:hAnsi="Calibri" w:hint="default"/>
      </w:rPr>
    </w:lvl>
    <w:lvl w:ilvl="7" w:tplc="240A0003" w:tentative="1">
      <w:start w:val="1"/>
      <w:numFmt w:val="bullet"/>
      <w:lvlText w:val="o"/>
      <w:lvlJc w:val="left"/>
      <w:pPr>
        <w:ind w:left="5760" w:hanging="360"/>
      </w:pPr>
      <w:rPr>
        <w:rFonts w:ascii="Calibri" w:hAnsi="Calibri" w:cs="Calibri" w:hint="default"/>
      </w:rPr>
    </w:lvl>
    <w:lvl w:ilvl="8" w:tplc="240A0005" w:tentative="1">
      <w:start w:val="1"/>
      <w:numFmt w:val="bullet"/>
      <w:lvlText w:val=""/>
      <w:lvlJc w:val="left"/>
      <w:pPr>
        <w:ind w:left="6480" w:hanging="360"/>
      </w:pPr>
      <w:rPr>
        <w:rFonts w:ascii="Symbol" w:hAnsi="Symbol" w:hint="default"/>
      </w:rPr>
    </w:lvl>
  </w:abstractNum>
  <w:abstractNum w:abstractNumId="38" w15:restartNumberingAfterBreak="0">
    <w:nsid w:val="6E806CFA"/>
    <w:multiLevelType w:val="multilevel"/>
    <w:tmpl w:val="E64C717C"/>
    <w:lvl w:ilvl="0">
      <w:start w:val="3"/>
      <w:numFmt w:val="decimal"/>
      <w:lvlText w:val="%1"/>
      <w:lvlJc w:val="left"/>
      <w:pPr>
        <w:ind w:left="765" w:hanging="765"/>
      </w:pPr>
      <w:rPr>
        <w:rFonts w:hint="default"/>
      </w:rPr>
    </w:lvl>
    <w:lvl w:ilvl="1">
      <w:start w:val="4"/>
      <w:numFmt w:val="decimal"/>
      <w:lvlText w:val="%1.%2"/>
      <w:lvlJc w:val="left"/>
      <w:pPr>
        <w:ind w:left="765" w:hanging="765"/>
      </w:pPr>
      <w:rPr>
        <w:rFonts w:hint="default"/>
      </w:rPr>
    </w:lvl>
    <w:lvl w:ilvl="2">
      <w:start w:val="1"/>
      <w:numFmt w:val="decimal"/>
      <w:lvlText w:val="%1.%2.%3"/>
      <w:lvlJc w:val="left"/>
      <w:pPr>
        <w:ind w:left="765" w:hanging="765"/>
      </w:pPr>
      <w:rPr>
        <w:rFonts w:hint="default"/>
      </w:rPr>
    </w:lvl>
    <w:lvl w:ilvl="3">
      <w:start w:val="2"/>
      <w:numFmt w:val="decimal"/>
      <w:lvlText w:val="%1.%2.%3.%4"/>
      <w:lvlJc w:val="left"/>
      <w:pPr>
        <w:ind w:left="765" w:hanging="76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73402E3F"/>
    <w:multiLevelType w:val="hybridMultilevel"/>
    <w:tmpl w:val="D7C0A3AE"/>
    <w:lvl w:ilvl="0" w:tplc="10BAF886">
      <w:numFmt w:val="bullet"/>
      <w:lvlText w:val="•"/>
      <w:lvlJc w:val="left"/>
      <w:pPr>
        <w:ind w:left="1440" w:hanging="360"/>
      </w:pPr>
      <w:rPr>
        <w:rFonts w:hint="default"/>
        <w:lang w:val="es-ES" w:eastAsia="en-US" w:bidi="ar-SA"/>
      </w:rPr>
    </w:lvl>
    <w:lvl w:ilvl="1" w:tplc="240A0003" w:tentative="1">
      <w:start w:val="1"/>
      <w:numFmt w:val="bullet"/>
      <w:lvlText w:val="o"/>
      <w:lvlJc w:val="left"/>
      <w:pPr>
        <w:ind w:left="2160" w:hanging="360"/>
      </w:pPr>
      <w:rPr>
        <w:rFonts w:ascii="Yu Mincho Light" w:hAnsi="Yu Mincho Light" w:cs="Yu Mincho Light" w:hint="default"/>
      </w:rPr>
    </w:lvl>
    <w:lvl w:ilvl="2" w:tplc="240A0005" w:tentative="1">
      <w:start w:val="1"/>
      <w:numFmt w:val="bullet"/>
      <w:lvlText w:val=""/>
      <w:lvlJc w:val="left"/>
      <w:pPr>
        <w:ind w:left="2880" w:hanging="360"/>
      </w:pPr>
      <w:rPr>
        <w:rFonts w:ascii="Yu Mincho Light" w:hAnsi="Yu Mincho Light" w:hint="default"/>
      </w:rPr>
    </w:lvl>
    <w:lvl w:ilvl="3" w:tplc="240A0001" w:tentative="1">
      <w:start w:val="1"/>
      <w:numFmt w:val="bullet"/>
      <w:lvlText w:val=""/>
      <w:lvlJc w:val="left"/>
      <w:pPr>
        <w:ind w:left="3600" w:hanging="360"/>
      </w:pPr>
      <w:rPr>
        <w:rFonts w:ascii="Cambria" w:hAnsi="Cambria" w:hint="default"/>
      </w:rPr>
    </w:lvl>
    <w:lvl w:ilvl="4" w:tplc="240A0003" w:tentative="1">
      <w:start w:val="1"/>
      <w:numFmt w:val="bullet"/>
      <w:lvlText w:val="o"/>
      <w:lvlJc w:val="left"/>
      <w:pPr>
        <w:ind w:left="4320" w:hanging="360"/>
      </w:pPr>
      <w:rPr>
        <w:rFonts w:ascii="Yu Mincho Light" w:hAnsi="Yu Mincho Light" w:cs="Yu Mincho Light" w:hint="default"/>
      </w:rPr>
    </w:lvl>
    <w:lvl w:ilvl="5" w:tplc="240A0005" w:tentative="1">
      <w:start w:val="1"/>
      <w:numFmt w:val="bullet"/>
      <w:lvlText w:val=""/>
      <w:lvlJc w:val="left"/>
      <w:pPr>
        <w:ind w:left="5040" w:hanging="360"/>
      </w:pPr>
      <w:rPr>
        <w:rFonts w:ascii="Yu Mincho Light" w:hAnsi="Yu Mincho Light" w:hint="default"/>
      </w:rPr>
    </w:lvl>
    <w:lvl w:ilvl="6" w:tplc="240A0001" w:tentative="1">
      <w:start w:val="1"/>
      <w:numFmt w:val="bullet"/>
      <w:lvlText w:val=""/>
      <w:lvlJc w:val="left"/>
      <w:pPr>
        <w:ind w:left="5760" w:hanging="360"/>
      </w:pPr>
      <w:rPr>
        <w:rFonts w:ascii="Cambria" w:hAnsi="Cambria" w:hint="default"/>
      </w:rPr>
    </w:lvl>
    <w:lvl w:ilvl="7" w:tplc="240A0003" w:tentative="1">
      <w:start w:val="1"/>
      <w:numFmt w:val="bullet"/>
      <w:lvlText w:val="o"/>
      <w:lvlJc w:val="left"/>
      <w:pPr>
        <w:ind w:left="6480" w:hanging="360"/>
      </w:pPr>
      <w:rPr>
        <w:rFonts w:ascii="Yu Mincho Light" w:hAnsi="Yu Mincho Light" w:cs="Yu Mincho Light" w:hint="default"/>
      </w:rPr>
    </w:lvl>
    <w:lvl w:ilvl="8" w:tplc="240A0005" w:tentative="1">
      <w:start w:val="1"/>
      <w:numFmt w:val="bullet"/>
      <w:lvlText w:val=""/>
      <w:lvlJc w:val="left"/>
      <w:pPr>
        <w:ind w:left="7200" w:hanging="360"/>
      </w:pPr>
      <w:rPr>
        <w:rFonts w:ascii="Yu Mincho Light" w:hAnsi="Yu Mincho Light" w:hint="default"/>
      </w:rPr>
    </w:lvl>
  </w:abstractNum>
  <w:abstractNum w:abstractNumId="40" w15:restartNumberingAfterBreak="0">
    <w:nsid w:val="76113289"/>
    <w:multiLevelType w:val="hybridMultilevel"/>
    <w:tmpl w:val="FF74B828"/>
    <w:lvl w:ilvl="0" w:tplc="0C0A0001">
      <w:start w:val="1"/>
      <w:numFmt w:val="bullet"/>
      <w:lvlText w:val=""/>
      <w:lvlJc w:val="left"/>
      <w:pPr>
        <w:ind w:left="720" w:hanging="360"/>
      </w:pPr>
      <w:rPr>
        <w:rFonts w:ascii="Yu Mincho Light" w:hAnsi="Yu Mincho Light" w:hint="default"/>
      </w:rPr>
    </w:lvl>
    <w:lvl w:ilvl="1" w:tplc="0C0A0003" w:tentative="1">
      <w:start w:val="1"/>
      <w:numFmt w:val="bullet"/>
      <w:lvlText w:val="o"/>
      <w:lvlJc w:val="left"/>
      <w:pPr>
        <w:ind w:left="1440" w:hanging="360"/>
      </w:pPr>
      <w:rPr>
        <w:rFonts w:ascii="Yu Mincho Light" w:hAnsi="Yu Mincho Light" w:cs="Yu Mincho Light" w:hint="default"/>
      </w:rPr>
    </w:lvl>
    <w:lvl w:ilvl="2" w:tplc="0C0A0005" w:tentative="1">
      <w:start w:val="1"/>
      <w:numFmt w:val="bullet"/>
      <w:lvlText w:val=""/>
      <w:lvlJc w:val="left"/>
      <w:pPr>
        <w:ind w:left="2160" w:hanging="360"/>
      </w:pPr>
      <w:rPr>
        <w:rFonts w:ascii="Courier New" w:hAnsi="Courier New" w:hint="default"/>
      </w:rPr>
    </w:lvl>
    <w:lvl w:ilvl="3" w:tplc="0C0A0001" w:tentative="1">
      <w:start w:val="1"/>
      <w:numFmt w:val="bullet"/>
      <w:lvlText w:val=""/>
      <w:lvlJc w:val="left"/>
      <w:pPr>
        <w:ind w:left="2880" w:hanging="360"/>
      </w:pPr>
      <w:rPr>
        <w:rFonts w:ascii="Yu Mincho Light" w:hAnsi="Yu Mincho Light" w:hint="default"/>
      </w:rPr>
    </w:lvl>
    <w:lvl w:ilvl="4" w:tplc="0C0A0003" w:tentative="1">
      <w:start w:val="1"/>
      <w:numFmt w:val="bullet"/>
      <w:lvlText w:val="o"/>
      <w:lvlJc w:val="left"/>
      <w:pPr>
        <w:ind w:left="3600" w:hanging="360"/>
      </w:pPr>
      <w:rPr>
        <w:rFonts w:ascii="Yu Mincho Light" w:hAnsi="Yu Mincho Light" w:cs="Yu Mincho Light" w:hint="default"/>
      </w:rPr>
    </w:lvl>
    <w:lvl w:ilvl="5" w:tplc="0C0A0005" w:tentative="1">
      <w:start w:val="1"/>
      <w:numFmt w:val="bullet"/>
      <w:lvlText w:val=""/>
      <w:lvlJc w:val="left"/>
      <w:pPr>
        <w:ind w:left="4320" w:hanging="360"/>
      </w:pPr>
      <w:rPr>
        <w:rFonts w:ascii="Courier New" w:hAnsi="Courier New" w:hint="default"/>
      </w:rPr>
    </w:lvl>
    <w:lvl w:ilvl="6" w:tplc="0C0A0001" w:tentative="1">
      <w:start w:val="1"/>
      <w:numFmt w:val="bullet"/>
      <w:lvlText w:val=""/>
      <w:lvlJc w:val="left"/>
      <w:pPr>
        <w:ind w:left="5040" w:hanging="360"/>
      </w:pPr>
      <w:rPr>
        <w:rFonts w:ascii="Yu Mincho Light" w:hAnsi="Yu Mincho Light" w:hint="default"/>
      </w:rPr>
    </w:lvl>
    <w:lvl w:ilvl="7" w:tplc="0C0A0003" w:tentative="1">
      <w:start w:val="1"/>
      <w:numFmt w:val="bullet"/>
      <w:lvlText w:val="o"/>
      <w:lvlJc w:val="left"/>
      <w:pPr>
        <w:ind w:left="5760" w:hanging="360"/>
      </w:pPr>
      <w:rPr>
        <w:rFonts w:ascii="Yu Mincho Light" w:hAnsi="Yu Mincho Light" w:cs="Yu Mincho Light" w:hint="default"/>
      </w:rPr>
    </w:lvl>
    <w:lvl w:ilvl="8" w:tplc="0C0A0005" w:tentative="1">
      <w:start w:val="1"/>
      <w:numFmt w:val="bullet"/>
      <w:lvlText w:val=""/>
      <w:lvlJc w:val="left"/>
      <w:pPr>
        <w:ind w:left="6480" w:hanging="360"/>
      </w:pPr>
      <w:rPr>
        <w:rFonts w:ascii="Courier New" w:hAnsi="Courier New" w:hint="default"/>
      </w:rPr>
    </w:lvl>
  </w:abstractNum>
  <w:abstractNum w:abstractNumId="41" w15:restartNumberingAfterBreak="0">
    <w:nsid w:val="79BE43B4"/>
    <w:multiLevelType w:val="multilevel"/>
    <w:tmpl w:val="35C8AA6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bullet"/>
      <w:lvlText w:val=""/>
      <w:lvlJc w:val="left"/>
      <w:pPr>
        <w:ind w:left="1440" w:hanging="720"/>
      </w:pPr>
      <w:rPr>
        <w:rFonts w:ascii="Wingdings" w:hAnsi="Wingding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2" w15:restartNumberingAfterBreak="0">
    <w:nsid w:val="7A1C44B5"/>
    <w:multiLevelType w:val="hybridMultilevel"/>
    <w:tmpl w:val="18BA07C8"/>
    <w:lvl w:ilvl="0" w:tplc="1ABAC208">
      <w:start w:val="1"/>
      <w:numFmt w:val="bullet"/>
      <w:lvlText w:val="•"/>
      <w:lvlJc w:val="left"/>
      <w:pPr>
        <w:ind w:left="1080" w:hanging="360"/>
      </w:pPr>
      <w:rPr>
        <w:rFonts w:ascii="Constantia" w:hAnsi="Constantia"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3" w15:restartNumberingAfterBreak="0">
    <w:nsid w:val="7AD04808"/>
    <w:multiLevelType w:val="hybridMultilevel"/>
    <w:tmpl w:val="1A602E54"/>
    <w:lvl w:ilvl="0" w:tplc="240A0011">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4" w15:restartNumberingAfterBreak="0">
    <w:nsid w:val="7C0635C2"/>
    <w:multiLevelType w:val="hybridMultilevel"/>
    <w:tmpl w:val="1DDC0034"/>
    <w:lvl w:ilvl="0" w:tplc="1ABAC208">
      <w:start w:val="1"/>
      <w:numFmt w:val="bullet"/>
      <w:lvlText w:val="•"/>
      <w:lvlJc w:val="left"/>
      <w:pPr>
        <w:tabs>
          <w:tab w:val="num" w:pos="720"/>
        </w:tabs>
        <w:ind w:left="720" w:hanging="360"/>
      </w:pPr>
      <w:rPr>
        <w:rFonts w:ascii="Courier New" w:hAnsi="Courier New" w:hint="default"/>
      </w:rPr>
    </w:lvl>
    <w:lvl w:ilvl="1" w:tplc="390A8B3A" w:tentative="1">
      <w:start w:val="1"/>
      <w:numFmt w:val="bullet"/>
      <w:lvlText w:val="•"/>
      <w:lvlJc w:val="left"/>
      <w:pPr>
        <w:tabs>
          <w:tab w:val="num" w:pos="1440"/>
        </w:tabs>
        <w:ind w:left="1440" w:hanging="360"/>
      </w:pPr>
      <w:rPr>
        <w:rFonts w:ascii="Courier New" w:hAnsi="Courier New" w:hint="default"/>
      </w:rPr>
    </w:lvl>
    <w:lvl w:ilvl="2" w:tplc="D974C202" w:tentative="1">
      <w:start w:val="1"/>
      <w:numFmt w:val="bullet"/>
      <w:lvlText w:val="•"/>
      <w:lvlJc w:val="left"/>
      <w:pPr>
        <w:tabs>
          <w:tab w:val="num" w:pos="2160"/>
        </w:tabs>
        <w:ind w:left="2160" w:hanging="360"/>
      </w:pPr>
      <w:rPr>
        <w:rFonts w:ascii="Courier New" w:hAnsi="Courier New" w:hint="default"/>
      </w:rPr>
    </w:lvl>
    <w:lvl w:ilvl="3" w:tplc="4CEC7D7C" w:tentative="1">
      <w:start w:val="1"/>
      <w:numFmt w:val="bullet"/>
      <w:lvlText w:val="•"/>
      <w:lvlJc w:val="left"/>
      <w:pPr>
        <w:tabs>
          <w:tab w:val="num" w:pos="2880"/>
        </w:tabs>
        <w:ind w:left="2880" w:hanging="360"/>
      </w:pPr>
      <w:rPr>
        <w:rFonts w:ascii="Courier New" w:hAnsi="Courier New" w:hint="default"/>
      </w:rPr>
    </w:lvl>
    <w:lvl w:ilvl="4" w:tplc="6AC6B7C4" w:tentative="1">
      <w:start w:val="1"/>
      <w:numFmt w:val="bullet"/>
      <w:lvlText w:val="•"/>
      <w:lvlJc w:val="left"/>
      <w:pPr>
        <w:tabs>
          <w:tab w:val="num" w:pos="3600"/>
        </w:tabs>
        <w:ind w:left="3600" w:hanging="360"/>
      </w:pPr>
      <w:rPr>
        <w:rFonts w:ascii="Courier New" w:hAnsi="Courier New" w:hint="default"/>
      </w:rPr>
    </w:lvl>
    <w:lvl w:ilvl="5" w:tplc="6262B360" w:tentative="1">
      <w:start w:val="1"/>
      <w:numFmt w:val="bullet"/>
      <w:lvlText w:val="•"/>
      <w:lvlJc w:val="left"/>
      <w:pPr>
        <w:tabs>
          <w:tab w:val="num" w:pos="4320"/>
        </w:tabs>
        <w:ind w:left="4320" w:hanging="360"/>
      </w:pPr>
      <w:rPr>
        <w:rFonts w:ascii="Courier New" w:hAnsi="Courier New" w:hint="default"/>
      </w:rPr>
    </w:lvl>
    <w:lvl w:ilvl="6" w:tplc="0AE41DC2" w:tentative="1">
      <w:start w:val="1"/>
      <w:numFmt w:val="bullet"/>
      <w:lvlText w:val="•"/>
      <w:lvlJc w:val="left"/>
      <w:pPr>
        <w:tabs>
          <w:tab w:val="num" w:pos="5040"/>
        </w:tabs>
        <w:ind w:left="5040" w:hanging="360"/>
      </w:pPr>
      <w:rPr>
        <w:rFonts w:ascii="Courier New" w:hAnsi="Courier New" w:hint="default"/>
      </w:rPr>
    </w:lvl>
    <w:lvl w:ilvl="7" w:tplc="0C243894" w:tentative="1">
      <w:start w:val="1"/>
      <w:numFmt w:val="bullet"/>
      <w:lvlText w:val="•"/>
      <w:lvlJc w:val="left"/>
      <w:pPr>
        <w:tabs>
          <w:tab w:val="num" w:pos="5760"/>
        </w:tabs>
        <w:ind w:left="5760" w:hanging="360"/>
      </w:pPr>
      <w:rPr>
        <w:rFonts w:ascii="Courier New" w:hAnsi="Courier New" w:hint="default"/>
      </w:rPr>
    </w:lvl>
    <w:lvl w:ilvl="8" w:tplc="FB988C04" w:tentative="1">
      <w:start w:val="1"/>
      <w:numFmt w:val="bullet"/>
      <w:lvlText w:val="•"/>
      <w:lvlJc w:val="left"/>
      <w:pPr>
        <w:tabs>
          <w:tab w:val="num" w:pos="6480"/>
        </w:tabs>
        <w:ind w:left="6480" w:hanging="360"/>
      </w:pPr>
      <w:rPr>
        <w:rFonts w:ascii="Courier New" w:hAnsi="Courier New" w:hint="default"/>
      </w:rPr>
    </w:lvl>
  </w:abstractNum>
  <w:abstractNum w:abstractNumId="45" w15:restartNumberingAfterBreak="0">
    <w:nsid w:val="7D2B337B"/>
    <w:multiLevelType w:val="multilevel"/>
    <w:tmpl w:val="442A8E40"/>
    <w:lvl w:ilvl="0">
      <w:start w:val="3"/>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440" w:hanging="720"/>
      </w:pPr>
      <w:rPr>
        <w:rFonts w:ascii="Symbol" w:hAnsi="Symbol"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27"/>
  </w:num>
  <w:num w:numId="2">
    <w:abstractNumId w:val="6"/>
  </w:num>
  <w:num w:numId="3">
    <w:abstractNumId w:val="25"/>
  </w:num>
  <w:num w:numId="4">
    <w:abstractNumId w:val="40"/>
  </w:num>
  <w:num w:numId="5">
    <w:abstractNumId w:val="0"/>
  </w:num>
  <w:num w:numId="6">
    <w:abstractNumId w:val="33"/>
  </w:num>
  <w:num w:numId="7">
    <w:abstractNumId w:val="22"/>
  </w:num>
  <w:num w:numId="8">
    <w:abstractNumId w:val="44"/>
  </w:num>
  <w:num w:numId="9">
    <w:abstractNumId w:val="4"/>
  </w:num>
  <w:num w:numId="10">
    <w:abstractNumId w:val="13"/>
  </w:num>
  <w:num w:numId="11">
    <w:abstractNumId w:val="34"/>
  </w:num>
  <w:num w:numId="12">
    <w:abstractNumId w:val="24"/>
  </w:num>
  <w:num w:numId="13">
    <w:abstractNumId w:val="16"/>
  </w:num>
  <w:num w:numId="14">
    <w:abstractNumId w:val="5"/>
  </w:num>
  <w:num w:numId="15">
    <w:abstractNumId w:val="39"/>
  </w:num>
  <w:num w:numId="16">
    <w:abstractNumId w:val="19"/>
  </w:num>
  <w:num w:numId="17">
    <w:abstractNumId w:val="11"/>
  </w:num>
  <w:num w:numId="18">
    <w:abstractNumId w:val="26"/>
  </w:num>
  <w:num w:numId="19">
    <w:abstractNumId w:val="31"/>
  </w:num>
  <w:num w:numId="20">
    <w:abstractNumId w:val="38"/>
  </w:num>
  <w:num w:numId="21">
    <w:abstractNumId w:val="8"/>
  </w:num>
  <w:num w:numId="22">
    <w:abstractNumId w:val="32"/>
  </w:num>
  <w:num w:numId="23">
    <w:abstractNumId w:val="42"/>
  </w:num>
  <w:num w:numId="24">
    <w:abstractNumId w:val="14"/>
  </w:num>
  <w:num w:numId="25">
    <w:abstractNumId w:val="28"/>
  </w:num>
  <w:num w:numId="26">
    <w:abstractNumId w:val="2"/>
  </w:num>
  <w:num w:numId="27">
    <w:abstractNumId w:val="43"/>
  </w:num>
  <w:num w:numId="28">
    <w:abstractNumId w:val="12"/>
  </w:num>
  <w:num w:numId="29">
    <w:abstractNumId w:val="7"/>
  </w:num>
  <w:num w:numId="30">
    <w:abstractNumId w:val="10"/>
  </w:num>
  <w:num w:numId="31">
    <w:abstractNumId w:val="1"/>
  </w:num>
  <w:num w:numId="32">
    <w:abstractNumId w:val="15"/>
  </w:num>
  <w:num w:numId="33">
    <w:abstractNumId w:val="37"/>
  </w:num>
  <w:num w:numId="34">
    <w:abstractNumId w:val="3"/>
  </w:num>
  <w:num w:numId="35">
    <w:abstractNumId w:val="20"/>
  </w:num>
  <w:num w:numId="36">
    <w:abstractNumId w:val="36"/>
  </w:num>
  <w:num w:numId="37">
    <w:abstractNumId w:val="29"/>
  </w:num>
  <w:num w:numId="38">
    <w:abstractNumId w:val="30"/>
  </w:num>
  <w:num w:numId="39">
    <w:abstractNumId w:val="21"/>
  </w:num>
  <w:num w:numId="40">
    <w:abstractNumId w:val="35"/>
  </w:num>
  <w:num w:numId="41">
    <w:abstractNumId w:val="9"/>
  </w:num>
  <w:num w:numId="42">
    <w:abstractNumId w:val="41"/>
  </w:num>
  <w:num w:numId="43">
    <w:abstractNumId w:val="18"/>
  </w:num>
  <w:num w:numId="44">
    <w:abstractNumId w:val="45"/>
  </w:num>
  <w:num w:numId="45">
    <w:abstractNumId w:val="17"/>
  </w:num>
  <w:num w:numId="46">
    <w:abstractNumId w:val="23"/>
  </w:num>
  <w:numIdMacAtCleanup w:val="3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HON JAIRO RODRIGUEZ PEREZ">
    <w15:presenceInfo w15:providerId="None" w15:userId="JHON JAIRO RODRIGUEZ PEREZ"/>
  </w15:person>
  <w15:person w15:author="Gustavo Santis Mancipe">
    <w15:presenceInfo w15:providerId="None" w15:userId="Gustavo Santis Mancipe"/>
  </w15:person>
  <w15:person w15:author="Gustavo Santis Mancipe [2]">
    <w15:presenceInfo w15:providerId="Windows Live" w15:userId="4b2128b618a0e0f7"/>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trackRevisions/>
  <w:defaultTabStop w:val="720"/>
  <w:hyphenationZone w:val="425"/>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6EA7"/>
    <w:rsid w:val="00002050"/>
    <w:rsid w:val="000027F4"/>
    <w:rsid w:val="000034B5"/>
    <w:rsid w:val="0000699A"/>
    <w:rsid w:val="0000754F"/>
    <w:rsid w:val="000077D1"/>
    <w:rsid w:val="0001092B"/>
    <w:rsid w:val="00010AE1"/>
    <w:rsid w:val="00011982"/>
    <w:rsid w:val="00011C37"/>
    <w:rsid w:val="00012460"/>
    <w:rsid w:val="00012651"/>
    <w:rsid w:val="00012DF5"/>
    <w:rsid w:val="00014AD1"/>
    <w:rsid w:val="000213C6"/>
    <w:rsid w:val="00024EB8"/>
    <w:rsid w:val="0002589B"/>
    <w:rsid w:val="000260BE"/>
    <w:rsid w:val="00026343"/>
    <w:rsid w:val="000303A6"/>
    <w:rsid w:val="0003086E"/>
    <w:rsid w:val="000312EA"/>
    <w:rsid w:val="00032117"/>
    <w:rsid w:val="00032484"/>
    <w:rsid w:val="00034311"/>
    <w:rsid w:val="000348BA"/>
    <w:rsid w:val="00035771"/>
    <w:rsid w:val="00036DC8"/>
    <w:rsid w:val="00040A96"/>
    <w:rsid w:val="00041A66"/>
    <w:rsid w:val="00041C0F"/>
    <w:rsid w:val="00041EF2"/>
    <w:rsid w:val="000445C5"/>
    <w:rsid w:val="0004691F"/>
    <w:rsid w:val="00047EFD"/>
    <w:rsid w:val="00050508"/>
    <w:rsid w:val="0005076E"/>
    <w:rsid w:val="00050CD2"/>
    <w:rsid w:val="000542BD"/>
    <w:rsid w:val="00054F15"/>
    <w:rsid w:val="000554A7"/>
    <w:rsid w:val="00056452"/>
    <w:rsid w:val="00056829"/>
    <w:rsid w:val="000572DD"/>
    <w:rsid w:val="00060286"/>
    <w:rsid w:val="00061AD7"/>
    <w:rsid w:val="00063927"/>
    <w:rsid w:val="00063A7B"/>
    <w:rsid w:val="00065E47"/>
    <w:rsid w:val="000674EF"/>
    <w:rsid w:val="00067F47"/>
    <w:rsid w:val="00070E8D"/>
    <w:rsid w:val="00071F42"/>
    <w:rsid w:val="00072B8A"/>
    <w:rsid w:val="00072FBC"/>
    <w:rsid w:val="00073F3F"/>
    <w:rsid w:val="000755DA"/>
    <w:rsid w:val="0007645A"/>
    <w:rsid w:val="00076F46"/>
    <w:rsid w:val="000807A8"/>
    <w:rsid w:val="00080CFE"/>
    <w:rsid w:val="00080EB1"/>
    <w:rsid w:val="0008162F"/>
    <w:rsid w:val="000835DA"/>
    <w:rsid w:val="000847C5"/>
    <w:rsid w:val="000860FB"/>
    <w:rsid w:val="0008772C"/>
    <w:rsid w:val="000953AC"/>
    <w:rsid w:val="000957C8"/>
    <w:rsid w:val="000959E3"/>
    <w:rsid w:val="000A033F"/>
    <w:rsid w:val="000A03C7"/>
    <w:rsid w:val="000A06F5"/>
    <w:rsid w:val="000A2543"/>
    <w:rsid w:val="000A48CA"/>
    <w:rsid w:val="000A4939"/>
    <w:rsid w:val="000A498A"/>
    <w:rsid w:val="000A58F8"/>
    <w:rsid w:val="000A5A69"/>
    <w:rsid w:val="000A5BA0"/>
    <w:rsid w:val="000A69F8"/>
    <w:rsid w:val="000A7B92"/>
    <w:rsid w:val="000B565C"/>
    <w:rsid w:val="000B5DF7"/>
    <w:rsid w:val="000B7EDD"/>
    <w:rsid w:val="000C19A5"/>
    <w:rsid w:val="000C19E2"/>
    <w:rsid w:val="000C1DE6"/>
    <w:rsid w:val="000C392F"/>
    <w:rsid w:val="000C6B24"/>
    <w:rsid w:val="000C79A3"/>
    <w:rsid w:val="000D0223"/>
    <w:rsid w:val="000D1ED2"/>
    <w:rsid w:val="000D4155"/>
    <w:rsid w:val="000D42D0"/>
    <w:rsid w:val="000D7C9F"/>
    <w:rsid w:val="000E0715"/>
    <w:rsid w:val="000E08F3"/>
    <w:rsid w:val="000E0EEA"/>
    <w:rsid w:val="000E1326"/>
    <w:rsid w:val="000E18C4"/>
    <w:rsid w:val="000E1EA5"/>
    <w:rsid w:val="000E2FA1"/>
    <w:rsid w:val="000E4703"/>
    <w:rsid w:val="000E5402"/>
    <w:rsid w:val="000E54B3"/>
    <w:rsid w:val="000E6606"/>
    <w:rsid w:val="000E719F"/>
    <w:rsid w:val="000F06D5"/>
    <w:rsid w:val="000F0846"/>
    <w:rsid w:val="000F088D"/>
    <w:rsid w:val="000F1217"/>
    <w:rsid w:val="000F4121"/>
    <w:rsid w:val="000F5639"/>
    <w:rsid w:val="000F5872"/>
    <w:rsid w:val="000F6123"/>
    <w:rsid w:val="000F6E45"/>
    <w:rsid w:val="000F700A"/>
    <w:rsid w:val="000F7017"/>
    <w:rsid w:val="000F7074"/>
    <w:rsid w:val="00100666"/>
    <w:rsid w:val="0010068A"/>
    <w:rsid w:val="00100989"/>
    <w:rsid w:val="00100A89"/>
    <w:rsid w:val="0010157F"/>
    <w:rsid w:val="0010178E"/>
    <w:rsid w:val="00101F2E"/>
    <w:rsid w:val="00102714"/>
    <w:rsid w:val="00103E8B"/>
    <w:rsid w:val="0010764B"/>
    <w:rsid w:val="00107887"/>
    <w:rsid w:val="00107AA7"/>
    <w:rsid w:val="00111747"/>
    <w:rsid w:val="00112873"/>
    <w:rsid w:val="00112AA5"/>
    <w:rsid w:val="00113124"/>
    <w:rsid w:val="0011408B"/>
    <w:rsid w:val="001227E3"/>
    <w:rsid w:val="00124312"/>
    <w:rsid w:val="00124DD3"/>
    <w:rsid w:val="001257D8"/>
    <w:rsid w:val="00125B08"/>
    <w:rsid w:val="00125C73"/>
    <w:rsid w:val="00127F79"/>
    <w:rsid w:val="00131AF3"/>
    <w:rsid w:val="0013564F"/>
    <w:rsid w:val="001357A1"/>
    <w:rsid w:val="001374C0"/>
    <w:rsid w:val="0014154F"/>
    <w:rsid w:val="0014320B"/>
    <w:rsid w:val="001433AA"/>
    <w:rsid w:val="001441A1"/>
    <w:rsid w:val="00145399"/>
    <w:rsid w:val="00146ED2"/>
    <w:rsid w:val="001473A7"/>
    <w:rsid w:val="001501E3"/>
    <w:rsid w:val="00150D0F"/>
    <w:rsid w:val="0015125C"/>
    <w:rsid w:val="00153E55"/>
    <w:rsid w:val="00155024"/>
    <w:rsid w:val="00156E4C"/>
    <w:rsid w:val="001604F1"/>
    <w:rsid w:val="0016126B"/>
    <w:rsid w:val="00163689"/>
    <w:rsid w:val="0016507F"/>
    <w:rsid w:val="0016511A"/>
    <w:rsid w:val="00165347"/>
    <w:rsid w:val="00166566"/>
    <w:rsid w:val="001671E5"/>
    <w:rsid w:val="00167453"/>
    <w:rsid w:val="001707E7"/>
    <w:rsid w:val="00170CE1"/>
    <w:rsid w:val="00172EB5"/>
    <w:rsid w:val="00173F01"/>
    <w:rsid w:val="0017427F"/>
    <w:rsid w:val="00174588"/>
    <w:rsid w:val="00174990"/>
    <w:rsid w:val="00175576"/>
    <w:rsid w:val="001762A6"/>
    <w:rsid w:val="00176D44"/>
    <w:rsid w:val="00177461"/>
    <w:rsid w:val="0017757B"/>
    <w:rsid w:val="0018058E"/>
    <w:rsid w:val="00180BE4"/>
    <w:rsid w:val="00180DC9"/>
    <w:rsid w:val="0018193C"/>
    <w:rsid w:val="00181A66"/>
    <w:rsid w:val="0018296E"/>
    <w:rsid w:val="00183737"/>
    <w:rsid w:val="001839AB"/>
    <w:rsid w:val="00184406"/>
    <w:rsid w:val="00184B75"/>
    <w:rsid w:val="0018679F"/>
    <w:rsid w:val="001875F3"/>
    <w:rsid w:val="0019038E"/>
    <w:rsid w:val="001920B7"/>
    <w:rsid w:val="00193EA9"/>
    <w:rsid w:val="001946DD"/>
    <w:rsid w:val="00196837"/>
    <w:rsid w:val="001976FB"/>
    <w:rsid w:val="001A08A8"/>
    <w:rsid w:val="001A1333"/>
    <w:rsid w:val="001A1732"/>
    <w:rsid w:val="001A2668"/>
    <w:rsid w:val="001A502C"/>
    <w:rsid w:val="001B1A06"/>
    <w:rsid w:val="001B267F"/>
    <w:rsid w:val="001B30A0"/>
    <w:rsid w:val="001B31CE"/>
    <w:rsid w:val="001B3DF0"/>
    <w:rsid w:val="001B4088"/>
    <w:rsid w:val="001B476A"/>
    <w:rsid w:val="001C0EDC"/>
    <w:rsid w:val="001C13E5"/>
    <w:rsid w:val="001C1418"/>
    <w:rsid w:val="001C38DE"/>
    <w:rsid w:val="001C4520"/>
    <w:rsid w:val="001C5134"/>
    <w:rsid w:val="001C571E"/>
    <w:rsid w:val="001C6511"/>
    <w:rsid w:val="001C7427"/>
    <w:rsid w:val="001D0F84"/>
    <w:rsid w:val="001D1251"/>
    <w:rsid w:val="001D1F98"/>
    <w:rsid w:val="001D2A3E"/>
    <w:rsid w:val="001D5B92"/>
    <w:rsid w:val="001D6102"/>
    <w:rsid w:val="001D7032"/>
    <w:rsid w:val="001E0E0F"/>
    <w:rsid w:val="001E30CD"/>
    <w:rsid w:val="001E4041"/>
    <w:rsid w:val="001E4E4A"/>
    <w:rsid w:val="001E618A"/>
    <w:rsid w:val="001E7176"/>
    <w:rsid w:val="001E7915"/>
    <w:rsid w:val="001F157F"/>
    <w:rsid w:val="001F2EAD"/>
    <w:rsid w:val="001F3110"/>
    <w:rsid w:val="001F3120"/>
    <w:rsid w:val="001F3A90"/>
    <w:rsid w:val="001F43CB"/>
    <w:rsid w:val="001F5281"/>
    <w:rsid w:val="001F5562"/>
    <w:rsid w:val="0020068D"/>
    <w:rsid w:val="00204501"/>
    <w:rsid w:val="00204700"/>
    <w:rsid w:val="00205CEC"/>
    <w:rsid w:val="00206E31"/>
    <w:rsid w:val="002107E0"/>
    <w:rsid w:val="00210B78"/>
    <w:rsid w:val="00212624"/>
    <w:rsid w:val="00213F48"/>
    <w:rsid w:val="0021726D"/>
    <w:rsid w:val="002178B4"/>
    <w:rsid w:val="002214D5"/>
    <w:rsid w:val="00221EFA"/>
    <w:rsid w:val="00222483"/>
    <w:rsid w:val="00223857"/>
    <w:rsid w:val="0022444B"/>
    <w:rsid w:val="0022492C"/>
    <w:rsid w:val="00224F37"/>
    <w:rsid w:val="0022541F"/>
    <w:rsid w:val="002265FE"/>
    <w:rsid w:val="002266E8"/>
    <w:rsid w:val="002278B8"/>
    <w:rsid w:val="00233C9D"/>
    <w:rsid w:val="00233DB5"/>
    <w:rsid w:val="002346D3"/>
    <w:rsid w:val="0023513C"/>
    <w:rsid w:val="00235A38"/>
    <w:rsid w:val="0023643C"/>
    <w:rsid w:val="00236513"/>
    <w:rsid w:val="00236C84"/>
    <w:rsid w:val="00236F1E"/>
    <w:rsid w:val="00237CC3"/>
    <w:rsid w:val="00237D7D"/>
    <w:rsid w:val="002401E7"/>
    <w:rsid w:val="00240209"/>
    <w:rsid w:val="00242216"/>
    <w:rsid w:val="002430FE"/>
    <w:rsid w:val="00246557"/>
    <w:rsid w:val="0025014F"/>
    <w:rsid w:val="00250170"/>
    <w:rsid w:val="0025066E"/>
    <w:rsid w:val="00250A00"/>
    <w:rsid w:val="00250B69"/>
    <w:rsid w:val="00252131"/>
    <w:rsid w:val="00255C6A"/>
    <w:rsid w:val="002565B2"/>
    <w:rsid w:val="00257D1A"/>
    <w:rsid w:val="00260517"/>
    <w:rsid w:val="0026573D"/>
    <w:rsid w:val="00265D3B"/>
    <w:rsid w:val="00266A5C"/>
    <w:rsid w:val="00267529"/>
    <w:rsid w:val="00267DF2"/>
    <w:rsid w:val="002709D8"/>
    <w:rsid w:val="00273B38"/>
    <w:rsid w:val="00273E65"/>
    <w:rsid w:val="00274B9C"/>
    <w:rsid w:val="0027584C"/>
    <w:rsid w:val="002761BA"/>
    <w:rsid w:val="00276D19"/>
    <w:rsid w:val="002803AB"/>
    <w:rsid w:val="00281435"/>
    <w:rsid w:val="00281BF9"/>
    <w:rsid w:val="00282C0C"/>
    <w:rsid w:val="002833D1"/>
    <w:rsid w:val="002834D8"/>
    <w:rsid w:val="0028384E"/>
    <w:rsid w:val="002850FB"/>
    <w:rsid w:val="0028520A"/>
    <w:rsid w:val="00286041"/>
    <w:rsid w:val="0029384C"/>
    <w:rsid w:val="0029764F"/>
    <w:rsid w:val="0029777B"/>
    <w:rsid w:val="00297EBC"/>
    <w:rsid w:val="002A00E0"/>
    <w:rsid w:val="002A0411"/>
    <w:rsid w:val="002A0DE2"/>
    <w:rsid w:val="002A1189"/>
    <w:rsid w:val="002A52AA"/>
    <w:rsid w:val="002A6AD7"/>
    <w:rsid w:val="002A6EDC"/>
    <w:rsid w:val="002A7ED7"/>
    <w:rsid w:val="002B0D09"/>
    <w:rsid w:val="002B1208"/>
    <w:rsid w:val="002B159C"/>
    <w:rsid w:val="002B3A6C"/>
    <w:rsid w:val="002B3DC3"/>
    <w:rsid w:val="002B4369"/>
    <w:rsid w:val="002B50FD"/>
    <w:rsid w:val="002B61D7"/>
    <w:rsid w:val="002B65D4"/>
    <w:rsid w:val="002B68AC"/>
    <w:rsid w:val="002B6A07"/>
    <w:rsid w:val="002B7528"/>
    <w:rsid w:val="002C2309"/>
    <w:rsid w:val="002C3F8F"/>
    <w:rsid w:val="002C44D4"/>
    <w:rsid w:val="002C45E7"/>
    <w:rsid w:val="002C50E0"/>
    <w:rsid w:val="002C5744"/>
    <w:rsid w:val="002C7920"/>
    <w:rsid w:val="002D012D"/>
    <w:rsid w:val="002D0824"/>
    <w:rsid w:val="002D12D6"/>
    <w:rsid w:val="002D13AB"/>
    <w:rsid w:val="002D3D23"/>
    <w:rsid w:val="002D3F7B"/>
    <w:rsid w:val="002D48D9"/>
    <w:rsid w:val="002D4E00"/>
    <w:rsid w:val="002D54D2"/>
    <w:rsid w:val="002D566D"/>
    <w:rsid w:val="002E0E61"/>
    <w:rsid w:val="002E0F2F"/>
    <w:rsid w:val="002E6B0A"/>
    <w:rsid w:val="002E6E26"/>
    <w:rsid w:val="002E70C6"/>
    <w:rsid w:val="002F005C"/>
    <w:rsid w:val="002F0B54"/>
    <w:rsid w:val="002F0D2A"/>
    <w:rsid w:val="002F1D9B"/>
    <w:rsid w:val="002F3714"/>
    <w:rsid w:val="002F634F"/>
    <w:rsid w:val="002F68B1"/>
    <w:rsid w:val="002F6CCE"/>
    <w:rsid w:val="00300105"/>
    <w:rsid w:val="00300E10"/>
    <w:rsid w:val="00302D73"/>
    <w:rsid w:val="00304009"/>
    <w:rsid w:val="00304762"/>
    <w:rsid w:val="003048DB"/>
    <w:rsid w:val="00305396"/>
    <w:rsid w:val="00306630"/>
    <w:rsid w:val="00307C2E"/>
    <w:rsid w:val="00315262"/>
    <w:rsid w:val="00315311"/>
    <w:rsid w:val="00317B44"/>
    <w:rsid w:val="00320F6C"/>
    <w:rsid w:val="00322293"/>
    <w:rsid w:val="003227C7"/>
    <w:rsid w:val="003262C5"/>
    <w:rsid w:val="003306B2"/>
    <w:rsid w:val="00332FB4"/>
    <w:rsid w:val="00333658"/>
    <w:rsid w:val="00333C0A"/>
    <w:rsid w:val="0033583E"/>
    <w:rsid w:val="0033669C"/>
    <w:rsid w:val="00340F05"/>
    <w:rsid w:val="00341D16"/>
    <w:rsid w:val="00342308"/>
    <w:rsid w:val="003428D6"/>
    <w:rsid w:val="003460DB"/>
    <w:rsid w:val="0034796E"/>
    <w:rsid w:val="0035051D"/>
    <w:rsid w:val="00350AA1"/>
    <w:rsid w:val="00352818"/>
    <w:rsid w:val="00352D6D"/>
    <w:rsid w:val="00356224"/>
    <w:rsid w:val="00360E84"/>
    <w:rsid w:val="00362B51"/>
    <w:rsid w:val="00362E1B"/>
    <w:rsid w:val="0036432C"/>
    <w:rsid w:val="00364785"/>
    <w:rsid w:val="00364F02"/>
    <w:rsid w:val="003662CF"/>
    <w:rsid w:val="0036653B"/>
    <w:rsid w:val="0036722A"/>
    <w:rsid w:val="003708B6"/>
    <w:rsid w:val="00370F8D"/>
    <w:rsid w:val="00371B2B"/>
    <w:rsid w:val="003727E3"/>
    <w:rsid w:val="003748DC"/>
    <w:rsid w:val="0037634E"/>
    <w:rsid w:val="0037694F"/>
    <w:rsid w:val="00377080"/>
    <w:rsid w:val="003772BC"/>
    <w:rsid w:val="00377429"/>
    <w:rsid w:val="003814B0"/>
    <w:rsid w:val="00383E3F"/>
    <w:rsid w:val="00384C10"/>
    <w:rsid w:val="00385103"/>
    <w:rsid w:val="003853E5"/>
    <w:rsid w:val="00385A6D"/>
    <w:rsid w:val="00385AD6"/>
    <w:rsid w:val="00385F87"/>
    <w:rsid w:val="00387359"/>
    <w:rsid w:val="00387C1D"/>
    <w:rsid w:val="00391DD3"/>
    <w:rsid w:val="00392BED"/>
    <w:rsid w:val="00392E9C"/>
    <w:rsid w:val="00393F39"/>
    <w:rsid w:val="0039424D"/>
    <w:rsid w:val="003A0187"/>
    <w:rsid w:val="003A0939"/>
    <w:rsid w:val="003A25F5"/>
    <w:rsid w:val="003A5351"/>
    <w:rsid w:val="003B0418"/>
    <w:rsid w:val="003B0718"/>
    <w:rsid w:val="003B0EB1"/>
    <w:rsid w:val="003B4418"/>
    <w:rsid w:val="003B6027"/>
    <w:rsid w:val="003B6B18"/>
    <w:rsid w:val="003B728E"/>
    <w:rsid w:val="003C0862"/>
    <w:rsid w:val="003C10CD"/>
    <w:rsid w:val="003C36AE"/>
    <w:rsid w:val="003D15A0"/>
    <w:rsid w:val="003D1857"/>
    <w:rsid w:val="003D2CBC"/>
    <w:rsid w:val="003D4E05"/>
    <w:rsid w:val="003D526B"/>
    <w:rsid w:val="003D64D9"/>
    <w:rsid w:val="003D6B4D"/>
    <w:rsid w:val="003D73C3"/>
    <w:rsid w:val="003D7E32"/>
    <w:rsid w:val="003E1C51"/>
    <w:rsid w:val="003E2824"/>
    <w:rsid w:val="003E2E6F"/>
    <w:rsid w:val="003E3272"/>
    <w:rsid w:val="003E4FC2"/>
    <w:rsid w:val="003E758A"/>
    <w:rsid w:val="003F0DA1"/>
    <w:rsid w:val="003F2638"/>
    <w:rsid w:val="003F5258"/>
    <w:rsid w:val="003F67CB"/>
    <w:rsid w:val="0040179D"/>
    <w:rsid w:val="0040510B"/>
    <w:rsid w:val="004060DF"/>
    <w:rsid w:val="004068CC"/>
    <w:rsid w:val="004100B2"/>
    <w:rsid w:val="00411126"/>
    <w:rsid w:val="004114EA"/>
    <w:rsid w:val="0041156C"/>
    <w:rsid w:val="00414445"/>
    <w:rsid w:val="004146C1"/>
    <w:rsid w:val="00414D0D"/>
    <w:rsid w:val="004154C1"/>
    <w:rsid w:val="00415630"/>
    <w:rsid w:val="00416A99"/>
    <w:rsid w:val="00420464"/>
    <w:rsid w:val="00420C05"/>
    <w:rsid w:val="00424E47"/>
    <w:rsid w:val="004258A0"/>
    <w:rsid w:val="0042687E"/>
    <w:rsid w:val="00427CE5"/>
    <w:rsid w:val="00427EEA"/>
    <w:rsid w:val="004300E2"/>
    <w:rsid w:val="00430C3B"/>
    <w:rsid w:val="00430F3B"/>
    <w:rsid w:val="0043122A"/>
    <w:rsid w:val="00431ABF"/>
    <w:rsid w:val="00435E1C"/>
    <w:rsid w:val="00437628"/>
    <w:rsid w:val="00443B42"/>
    <w:rsid w:val="004442A1"/>
    <w:rsid w:val="004448BF"/>
    <w:rsid w:val="0044576B"/>
    <w:rsid w:val="004458F0"/>
    <w:rsid w:val="00446382"/>
    <w:rsid w:val="00447615"/>
    <w:rsid w:val="004501D3"/>
    <w:rsid w:val="0045181A"/>
    <w:rsid w:val="004522CC"/>
    <w:rsid w:val="0045421F"/>
    <w:rsid w:val="0045722E"/>
    <w:rsid w:val="00462337"/>
    <w:rsid w:val="004645F4"/>
    <w:rsid w:val="0046546A"/>
    <w:rsid w:val="00466586"/>
    <w:rsid w:val="004706C9"/>
    <w:rsid w:val="0047186B"/>
    <w:rsid w:val="004720DA"/>
    <w:rsid w:val="004739C7"/>
    <w:rsid w:val="00473E4D"/>
    <w:rsid w:val="00474839"/>
    <w:rsid w:val="004752E3"/>
    <w:rsid w:val="004753A1"/>
    <w:rsid w:val="0047557A"/>
    <w:rsid w:val="00475F4F"/>
    <w:rsid w:val="0047728D"/>
    <w:rsid w:val="00477C86"/>
    <w:rsid w:val="004802C8"/>
    <w:rsid w:val="0048287A"/>
    <w:rsid w:val="00482B00"/>
    <w:rsid w:val="00484181"/>
    <w:rsid w:val="00485A3F"/>
    <w:rsid w:val="00487614"/>
    <w:rsid w:val="00487AD6"/>
    <w:rsid w:val="004914C2"/>
    <w:rsid w:val="004934F0"/>
    <w:rsid w:val="00494B35"/>
    <w:rsid w:val="004956FC"/>
    <w:rsid w:val="00495BB4"/>
    <w:rsid w:val="00496E48"/>
    <w:rsid w:val="00497104"/>
    <w:rsid w:val="004A1633"/>
    <w:rsid w:val="004A2278"/>
    <w:rsid w:val="004A56CB"/>
    <w:rsid w:val="004B026D"/>
    <w:rsid w:val="004B0312"/>
    <w:rsid w:val="004B627A"/>
    <w:rsid w:val="004B6FDE"/>
    <w:rsid w:val="004B7465"/>
    <w:rsid w:val="004C261D"/>
    <w:rsid w:val="004C6BEF"/>
    <w:rsid w:val="004C7319"/>
    <w:rsid w:val="004D3103"/>
    <w:rsid w:val="004D42C3"/>
    <w:rsid w:val="004D436F"/>
    <w:rsid w:val="004D7050"/>
    <w:rsid w:val="004E006A"/>
    <w:rsid w:val="004E0D18"/>
    <w:rsid w:val="004E2135"/>
    <w:rsid w:val="004E4152"/>
    <w:rsid w:val="004E5242"/>
    <w:rsid w:val="004E54DE"/>
    <w:rsid w:val="004E5649"/>
    <w:rsid w:val="004E6997"/>
    <w:rsid w:val="004E7398"/>
    <w:rsid w:val="004F20BB"/>
    <w:rsid w:val="004F24C9"/>
    <w:rsid w:val="004F6A92"/>
    <w:rsid w:val="004F6AE5"/>
    <w:rsid w:val="00501949"/>
    <w:rsid w:val="00501C87"/>
    <w:rsid w:val="005021E7"/>
    <w:rsid w:val="005039AD"/>
    <w:rsid w:val="005040AF"/>
    <w:rsid w:val="00504774"/>
    <w:rsid w:val="00504E5D"/>
    <w:rsid w:val="00505026"/>
    <w:rsid w:val="00506419"/>
    <w:rsid w:val="00507059"/>
    <w:rsid w:val="00514CCB"/>
    <w:rsid w:val="005150E4"/>
    <w:rsid w:val="00515FA5"/>
    <w:rsid w:val="00520845"/>
    <w:rsid w:val="00520A0F"/>
    <w:rsid w:val="005229D1"/>
    <w:rsid w:val="00526349"/>
    <w:rsid w:val="00527C0E"/>
    <w:rsid w:val="0053088C"/>
    <w:rsid w:val="005324F1"/>
    <w:rsid w:val="00533E64"/>
    <w:rsid w:val="00535FD2"/>
    <w:rsid w:val="005412CE"/>
    <w:rsid w:val="005431A1"/>
    <w:rsid w:val="00543D28"/>
    <w:rsid w:val="005511CA"/>
    <w:rsid w:val="0055182A"/>
    <w:rsid w:val="005520B2"/>
    <w:rsid w:val="005524A2"/>
    <w:rsid w:val="00554A64"/>
    <w:rsid w:val="00555059"/>
    <w:rsid w:val="0055558C"/>
    <w:rsid w:val="005563C8"/>
    <w:rsid w:val="00556C3D"/>
    <w:rsid w:val="0055767C"/>
    <w:rsid w:val="0056021A"/>
    <w:rsid w:val="00560E64"/>
    <w:rsid w:val="00563DB9"/>
    <w:rsid w:val="00564582"/>
    <w:rsid w:val="005650C3"/>
    <w:rsid w:val="00565E15"/>
    <w:rsid w:val="00565EA4"/>
    <w:rsid w:val="005663BF"/>
    <w:rsid w:val="00570197"/>
    <w:rsid w:val="00570215"/>
    <w:rsid w:val="00570930"/>
    <w:rsid w:val="00570F20"/>
    <w:rsid w:val="005710A6"/>
    <w:rsid w:val="00571556"/>
    <w:rsid w:val="00571F76"/>
    <w:rsid w:val="00572D38"/>
    <w:rsid w:val="005743BB"/>
    <w:rsid w:val="0057562E"/>
    <w:rsid w:val="00576009"/>
    <w:rsid w:val="00580ED6"/>
    <w:rsid w:val="00581487"/>
    <w:rsid w:val="00581811"/>
    <w:rsid w:val="00582C04"/>
    <w:rsid w:val="00582F0E"/>
    <w:rsid w:val="00583001"/>
    <w:rsid w:val="00583635"/>
    <w:rsid w:val="005845BA"/>
    <w:rsid w:val="00586768"/>
    <w:rsid w:val="0058708A"/>
    <w:rsid w:val="00590E63"/>
    <w:rsid w:val="00591623"/>
    <w:rsid w:val="005941C6"/>
    <w:rsid w:val="005A0A14"/>
    <w:rsid w:val="005A0A63"/>
    <w:rsid w:val="005A2086"/>
    <w:rsid w:val="005A3E3B"/>
    <w:rsid w:val="005A57C8"/>
    <w:rsid w:val="005A58EC"/>
    <w:rsid w:val="005A5DEB"/>
    <w:rsid w:val="005A73A7"/>
    <w:rsid w:val="005A7689"/>
    <w:rsid w:val="005A7A50"/>
    <w:rsid w:val="005B1CE6"/>
    <w:rsid w:val="005B6413"/>
    <w:rsid w:val="005B79CE"/>
    <w:rsid w:val="005C033D"/>
    <w:rsid w:val="005C26F6"/>
    <w:rsid w:val="005C3124"/>
    <w:rsid w:val="005C3A58"/>
    <w:rsid w:val="005C5753"/>
    <w:rsid w:val="005C6978"/>
    <w:rsid w:val="005C6986"/>
    <w:rsid w:val="005D1000"/>
    <w:rsid w:val="005D133E"/>
    <w:rsid w:val="005D17E7"/>
    <w:rsid w:val="005D20C0"/>
    <w:rsid w:val="005D2403"/>
    <w:rsid w:val="005D2BDF"/>
    <w:rsid w:val="005D37FC"/>
    <w:rsid w:val="005D39CD"/>
    <w:rsid w:val="005D3D7B"/>
    <w:rsid w:val="005D4CE2"/>
    <w:rsid w:val="005D51E7"/>
    <w:rsid w:val="005D5360"/>
    <w:rsid w:val="005D5646"/>
    <w:rsid w:val="005D68A1"/>
    <w:rsid w:val="005D6C32"/>
    <w:rsid w:val="005D7DDC"/>
    <w:rsid w:val="005D7FF2"/>
    <w:rsid w:val="005E0F6A"/>
    <w:rsid w:val="005E1127"/>
    <w:rsid w:val="005E3343"/>
    <w:rsid w:val="005E3AEB"/>
    <w:rsid w:val="005E4A39"/>
    <w:rsid w:val="005E59CA"/>
    <w:rsid w:val="005E5DD3"/>
    <w:rsid w:val="005E66C6"/>
    <w:rsid w:val="005E71E3"/>
    <w:rsid w:val="005F0A0E"/>
    <w:rsid w:val="005F12B7"/>
    <w:rsid w:val="005F1CCF"/>
    <w:rsid w:val="005F24FC"/>
    <w:rsid w:val="005F45DD"/>
    <w:rsid w:val="005F7265"/>
    <w:rsid w:val="005F7312"/>
    <w:rsid w:val="005F7ABB"/>
    <w:rsid w:val="0060024E"/>
    <w:rsid w:val="0060042F"/>
    <w:rsid w:val="00603800"/>
    <w:rsid w:val="006044FE"/>
    <w:rsid w:val="00605959"/>
    <w:rsid w:val="00605BAD"/>
    <w:rsid w:val="00605DF1"/>
    <w:rsid w:val="00607B25"/>
    <w:rsid w:val="00611055"/>
    <w:rsid w:val="00612790"/>
    <w:rsid w:val="006129CB"/>
    <w:rsid w:val="00612D74"/>
    <w:rsid w:val="0061380F"/>
    <w:rsid w:val="0061411A"/>
    <w:rsid w:val="00614E89"/>
    <w:rsid w:val="006152BC"/>
    <w:rsid w:val="0061564C"/>
    <w:rsid w:val="00615721"/>
    <w:rsid w:val="00616B7F"/>
    <w:rsid w:val="00616CEC"/>
    <w:rsid w:val="00617B6A"/>
    <w:rsid w:val="00621661"/>
    <w:rsid w:val="00623715"/>
    <w:rsid w:val="0062373D"/>
    <w:rsid w:val="0062402B"/>
    <w:rsid w:val="0062404C"/>
    <w:rsid w:val="006245F2"/>
    <w:rsid w:val="0062497D"/>
    <w:rsid w:val="00625425"/>
    <w:rsid w:val="006257DB"/>
    <w:rsid w:val="00625E5B"/>
    <w:rsid w:val="006263A2"/>
    <w:rsid w:val="00630213"/>
    <w:rsid w:val="00630C96"/>
    <w:rsid w:val="00633BCE"/>
    <w:rsid w:val="00635459"/>
    <w:rsid w:val="006355B5"/>
    <w:rsid w:val="00635973"/>
    <w:rsid w:val="00636358"/>
    <w:rsid w:val="00637D8A"/>
    <w:rsid w:val="00641804"/>
    <w:rsid w:val="00641FA2"/>
    <w:rsid w:val="00642AF0"/>
    <w:rsid w:val="0064384C"/>
    <w:rsid w:val="00643BE3"/>
    <w:rsid w:val="0064655E"/>
    <w:rsid w:val="00646D89"/>
    <w:rsid w:val="00647BCB"/>
    <w:rsid w:val="00651155"/>
    <w:rsid w:val="00652C99"/>
    <w:rsid w:val="006543C8"/>
    <w:rsid w:val="00657CD7"/>
    <w:rsid w:val="00662792"/>
    <w:rsid w:val="0066305B"/>
    <w:rsid w:val="0066388E"/>
    <w:rsid w:val="00664184"/>
    <w:rsid w:val="006705C6"/>
    <w:rsid w:val="00670F72"/>
    <w:rsid w:val="006727AC"/>
    <w:rsid w:val="006731A9"/>
    <w:rsid w:val="0067491A"/>
    <w:rsid w:val="006749B8"/>
    <w:rsid w:val="00674C6F"/>
    <w:rsid w:val="00677573"/>
    <w:rsid w:val="0067781E"/>
    <w:rsid w:val="00677B12"/>
    <w:rsid w:val="00681A4C"/>
    <w:rsid w:val="00682971"/>
    <w:rsid w:val="00684843"/>
    <w:rsid w:val="006867FB"/>
    <w:rsid w:val="00686E55"/>
    <w:rsid w:val="006871DC"/>
    <w:rsid w:val="00687B9C"/>
    <w:rsid w:val="006900A3"/>
    <w:rsid w:val="00692598"/>
    <w:rsid w:val="0069266C"/>
    <w:rsid w:val="0069319E"/>
    <w:rsid w:val="006932A6"/>
    <w:rsid w:val="00694A73"/>
    <w:rsid w:val="0069770D"/>
    <w:rsid w:val="006A0F71"/>
    <w:rsid w:val="006A2C04"/>
    <w:rsid w:val="006A48AA"/>
    <w:rsid w:val="006A5DAA"/>
    <w:rsid w:val="006A657A"/>
    <w:rsid w:val="006A7800"/>
    <w:rsid w:val="006A7831"/>
    <w:rsid w:val="006A7FA6"/>
    <w:rsid w:val="006B1780"/>
    <w:rsid w:val="006B2891"/>
    <w:rsid w:val="006B48AF"/>
    <w:rsid w:val="006B56B6"/>
    <w:rsid w:val="006B6894"/>
    <w:rsid w:val="006B785F"/>
    <w:rsid w:val="006B78D0"/>
    <w:rsid w:val="006C135B"/>
    <w:rsid w:val="006C1CBB"/>
    <w:rsid w:val="006C3415"/>
    <w:rsid w:val="006C3A4D"/>
    <w:rsid w:val="006C442F"/>
    <w:rsid w:val="006C50C3"/>
    <w:rsid w:val="006C6B8A"/>
    <w:rsid w:val="006D08AC"/>
    <w:rsid w:val="006D1B19"/>
    <w:rsid w:val="006D3AC4"/>
    <w:rsid w:val="006D48CB"/>
    <w:rsid w:val="006D4F27"/>
    <w:rsid w:val="006D601F"/>
    <w:rsid w:val="006E0BAF"/>
    <w:rsid w:val="006E1A5F"/>
    <w:rsid w:val="006E1AE2"/>
    <w:rsid w:val="006E2F4F"/>
    <w:rsid w:val="006E442E"/>
    <w:rsid w:val="006E6C30"/>
    <w:rsid w:val="006E722B"/>
    <w:rsid w:val="006E739C"/>
    <w:rsid w:val="006E7515"/>
    <w:rsid w:val="006F04F6"/>
    <w:rsid w:val="006F3B80"/>
    <w:rsid w:val="006F3C13"/>
    <w:rsid w:val="006F5A35"/>
    <w:rsid w:val="006F72A7"/>
    <w:rsid w:val="006F7BBC"/>
    <w:rsid w:val="006F7E3E"/>
    <w:rsid w:val="00700389"/>
    <w:rsid w:val="00700DCF"/>
    <w:rsid w:val="00702360"/>
    <w:rsid w:val="00703B50"/>
    <w:rsid w:val="00704B23"/>
    <w:rsid w:val="007050D4"/>
    <w:rsid w:val="00707E06"/>
    <w:rsid w:val="00710ECC"/>
    <w:rsid w:val="00713323"/>
    <w:rsid w:val="00717056"/>
    <w:rsid w:val="007204F7"/>
    <w:rsid w:val="00720988"/>
    <w:rsid w:val="00720C82"/>
    <w:rsid w:val="00722F3F"/>
    <w:rsid w:val="00723CA7"/>
    <w:rsid w:val="00723F96"/>
    <w:rsid w:val="007247C3"/>
    <w:rsid w:val="00725153"/>
    <w:rsid w:val="00725978"/>
    <w:rsid w:val="00726290"/>
    <w:rsid w:val="0072670E"/>
    <w:rsid w:val="00726C6D"/>
    <w:rsid w:val="007276B9"/>
    <w:rsid w:val="00730CA7"/>
    <w:rsid w:val="007310F0"/>
    <w:rsid w:val="00733CE7"/>
    <w:rsid w:val="007340A6"/>
    <w:rsid w:val="00734342"/>
    <w:rsid w:val="007347BC"/>
    <w:rsid w:val="007364AB"/>
    <w:rsid w:val="00737C10"/>
    <w:rsid w:val="007424E0"/>
    <w:rsid w:val="00742A44"/>
    <w:rsid w:val="0074333F"/>
    <w:rsid w:val="00743575"/>
    <w:rsid w:val="0074488D"/>
    <w:rsid w:val="00744AA2"/>
    <w:rsid w:val="007455FE"/>
    <w:rsid w:val="0074566E"/>
    <w:rsid w:val="00750CCD"/>
    <w:rsid w:val="00750FDF"/>
    <w:rsid w:val="007514A9"/>
    <w:rsid w:val="00751810"/>
    <w:rsid w:val="007519A8"/>
    <w:rsid w:val="007520E4"/>
    <w:rsid w:val="0075335D"/>
    <w:rsid w:val="00753A31"/>
    <w:rsid w:val="00756294"/>
    <w:rsid w:val="00756579"/>
    <w:rsid w:val="00756C50"/>
    <w:rsid w:val="00756F19"/>
    <w:rsid w:val="007622D4"/>
    <w:rsid w:val="007668E1"/>
    <w:rsid w:val="007700A9"/>
    <w:rsid w:val="007707E7"/>
    <w:rsid w:val="00770D12"/>
    <w:rsid w:val="00771895"/>
    <w:rsid w:val="007723D4"/>
    <w:rsid w:val="00772C08"/>
    <w:rsid w:val="00772CF1"/>
    <w:rsid w:val="00772DC2"/>
    <w:rsid w:val="007742C5"/>
    <w:rsid w:val="00775520"/>
    <w:rsid w:val="007763D5"/>
    <w:rsid w:val="00777309"/>
    <w:rsid w:val="00777598"/>
    <w:rsid w:val="00780ABE"/>
    <w:rsid w:val="007843A9"/>
    <w:rsid w:val="007848FC"/>
    <w:rsid w:val="0078493A"/>
    <w:rsid w:val="00784AEE"/>
    <w:rsid w:val="00785CDF"/>
    <w:rsid w:val="00785EAC"/>
    <w:rsid w:val="00786711"/>
    <w:rsid w:val="0079028B"/>
    <w:rsid w:val="00791A8F"/>
    <w:rsid w:val="007930D5"/>
    <w:rsid w:val="00794274"/>
    <w:rsid w:val="007944DC"/>
    <w:rsid w:val="0079762F"/>
    <w:rsid w:val="0079779C"/>
    <w:rsid w:val="00797F0E"/>
    <w:rsid w:val="007A054C"/>
    <w:rsid w:val="007A23B1"/>
    <w:rsid w:val="007A362A"/>
    <w:rsid w:val="007A3E4D"/>
    <w:rsid w:val="007A7B1F"/>
    <w:rsid w:val="007B0E38"/>
    <w:rsid w:val="007B1969"/>
    <w:rsid w:val="007C0DDC"/>
    <w:rsid w:val="007C31D4"/>
    <w:rsid w:val="007C5432"/>
    <w:rsid w:val="007C6A05"/>
    <w:rsid w:val="007C727B"/>
    <w:rsid w:val="007C7E00"/>
    <w:rsid w:val="007D1715"/>
    <w:rsid w:val="007D23C5"/>
    <w:rsid w:val="007D6711"/>
    <w:rsid w:val="007D7081"/>
    <w:rsid w:val="007D7B22"/>
    <w:rsid w:val="007E088E"/>
    <w:rsid w:val="007E1524"/>
    <w:rsid w:val="007E164C"/>
    <w:rsid w:val="007E4161"/>
    <w:rsid w:val="007E4346"/>
    <w:rsid w:val="007E4C4C"/>
    <w:rsid w:val="007E5A12"/>
    <w:rsid w:val="007E5E73"/>
    <w:rsid w:val="007E6FF5"/>
    <w:rsid w:val="007E7B7E"/>
    <w:rsid w:val="007F0E8C"/>
    <w:rsid w:val="007F1AED"/>
    <w:rsid w:val="007F2462"/>
    <w:rsid w:val="007F4A2B"/>
    <w:rsid w:val="007F4B27"/>
    <w:rsid w:val="007F5466"/>
    <w:rsid w:val="007F56FC"/>
    <w:rsid w:val="00800681"/>
    <w:rsid w:val="008030C2"/>
    <w:rsid w:val="00803276"/>
    <w:rsid w:val="00803AF8"/>
    <w:rsid w:val="00804C98"/>
    <w:rsid w:val="00805B85"/>
    <w:rsid w:val="008064D8"/>
    <w:rsid w:val="008068C6"/>
    <w:rsid w:val="00812634"/>
    <w:rsid w:val="00814653"/>
    <w:rsid w:val="00814C9D"/>
    <w:rsid w:val="0081581E"/>
    <w:rsid w:val="008202A4"/>
    <w:rsid w:val="00823192"/>
    <w:rsid w:val="0082634B"/>
    <w:rsid w:val="00826610"/>
    <w:rsid w:val="00826EA7"/>
    <w:rsid w:val="00826F00"/>
    <w:rsid w:val="00827BA6"/>
    <w:rsid w:val="008307E8"/>
    <w:rsid w:val="008309F9"/>
    <w:rsid w:val="00830AF4"/>
    <w:rsid w:val="00830F06"/>
    <w:rsid w:val="0083215B"/>
    <w:rsid w:val="008342F0"/>
    <w:rsid w:val="00834771"/>
    <w:rsid w:val="00834C5F"/>
    <w:rsid w:val="00845074"/>
    <w:rsid w:val="0084590D"/>
    <w:rsid w:val="0084722A"/>
    <w:rsid w:val="008472E0"/>
    <w:rsid w:val="00850819"/>
    <w:rsid w:val="008518D6"/>
    <w:rsid w:val="008558DA"/>
    <w:rsid w:val="008560AF"/>
    <w:rsid w:val="008579DA"/>
    <w:rsid w:val="00857C2D"/>
    <w:rsid w:val="00861A7C"/>
    <w:rsid w:val="00861B5D"/>
    <w:rsid w:val="00864EE9"/>
    <w:rsid w:val="0086551C"/>
    <w:rsid w:val="008668AD"/>
    <w:rsid w:val="00866DE8"/>
    <w:rsid w:val="008701A4"/>
    <w:rsid w:val="008704B6"/>
    <w:rsid w:val="00870B40"/>
    <w:rsid w:val="00871B82"/>
    <w:rsid w:val="00871E70"/>
    <w:rsid w:val="00873F2A"/>
    <w:rsid w:val="00874014"/>
    <w:rsid w:val="0087519F"/>
    <w:rsid w:val="00877AFB"/>
    <w:rsid w:val="008806BD"/>
    <w:rsid w:val="00880910"/>
    <w:rsid w:val="00880CC7"/>
    <w:rsid w:val="00881225"/>
    <w:rsid w:val="008817B1"/>
    <w:rsid w:val="00882B58"/>
    <w:rsid w:val="0088326F"/>
    <w:rsid w:val="0088598E"/>
    <w:rsid w:val="00886070"/>
    <w:rsid w:val="0088641A"/>
    <w:rsid w:val="00890004"/>
    <w:rsid w:val="00892935"/>
    <w:rsid w:val="00892DD1"/>
    <w:rsid w:val="00893200"/>
    <w:rsid w:val="008937CA"/>
    <w:rsid w:val="00893A5E"/>
    <w:rsid w:val="008A02C4"/>
    <w:rsid w:val="008A1D7C"/>
    <w:rsid w:val="008A4319"/>
    <w:rsid w:val="008A47EC"/>
    <w:rsid w:val="008A6ACA"/>
    <w:rsid w:val="008B0D04"/>
    <w:rsid w:val="008B187A"/>
    <w:rsid w:val="008B3B3C"/>
    <w:rsid w:val="008B5AF1"/>
    <w:rsid w:val="008B60AD"/>
    <w:rsid w:val="008B6940"/>
    <w:rsid w:val="008B7375"/>
    <w:rsid w:val="008B7D5A"/>
    <w:rsid w:val="008C14A9"/>
    <w:rsid w:val="008C26C7"/>
    <w:rsid w:val="008C2810"/>
    <w:rsid w:val="008C2C0D"/>
    <w:rsid w:val="008C31F9"/>
    <w:rsid w:val="008C46F7"/>
    <w:rsid w:val="008C54E8"/>
    <w:rsid w:val="008C6A42"/>
    <w:rsid w:val="008D1237"/>
    <w:rsid w:val="008D57CC"/>
    <w:rsid w:val="008D64D6"/>
    <w:rsid w:val="008D71B6"/>
    <w:rsid w:val="008D72EB"/>
    <w:rsid w:val="008E034B"/>
    <w:rsid w:val="008E32FE"/>
    <w:rsid w:val="008E3CEF"/>
    <w:rsid w:val="008E544F"/>
    <w:rsid w:val="008E564F"/>
    <w:rsid w:val="008E7346"/>
    <w:rsid w:val="008F0838"/>
    <w:rsid w:val="008F1777"/>
    <w:rsid w:val="008F300C"/>
    <w:rsid w:val="008F318C"/>
    <w:rsid w:val="008F3678"/>
    <w:rsid w:val="008F4F10"/>
    <w:rsid w:val="008F51CF"/>
    <w:rsid w:val="008F5993"/>
    <w:rsid w:val="008F605D"/>
    <w:rsid w:val="00900E59"/>
    <w:rsid w:val="00901F4F"/>
    <w:rsid w:val="00904935"/>
    <w:rsid w:val="00904D7D"/>
    <w:rsid w:val="00905796"/>
    <w:rsid w:val="0090721E"/>
    <w:rsid w:val="0091038F"/>
    <w:rsid w:val="0091138A"/>
    <w:rsid w:val="00912F5A"/>
    <w:rsid w:val="00913D66"/>
    <w:rsid w:val="0091516D"/>
    <w:rsid w:val="00915C48"/>
    <w:rsid w:val="00916EBB"/>
    <w:rsid w:val="00916FCB"/>
    <w:rsid w:val="009218DD"/>
    <w:rsid w:val="00921EBB"/>
    <w:rsid w:val="00922979"/>
    <w:rsid w:val="00923B14"/>
    <w:rsid w:val="0092459C"/>
    <w:rsid w:val="009253B1"/>
    <w:rsid w:val="00925AC6"/>
    <w:rsid w:val="00926A33"/>
    <w:rsid w:val="0093001A"/>
    <w:rsid w:val="00930135"/>
    <w:rsid w:val="009328E9"/>
    <w:rsid w:val="009336F2"/>
    <w:rsid w:val="0093533A"/>
    <w:rsid w:val="00935DDD"/>
    <w:rsid w:val="00936A79"/>
    <w:rsid w:val="00936B6A"/>
    <w:rsid w:val="00937F79"/>
    <w:rsid w:val="00942D3D"/>
    <w:rsid w:val="009462C1"/>
    <w:rsid w:val="00947561"/>
    <w:rsid w:val="0095169E"/>
    <w:rsid w:val="00952884"/>
    <w:rsid w:val="009536F6"/>
    <w:rsid w:val="00954324"/>
    <w:rsid w:val="009549A7"/>
    <w:rsid w:val="009554D4"/>
    <w:rsid w:val="009565C9"/>
    <w:rsid w:val="00956B3A"/>
    <w:rsid w:val="009573C3"/>
    <w:rsid w:val="009622F2"/>
    <w:rsid w:val="00962C04"/>
    <w:rsid w:val="009630F9"/>
    <w:rsid w:val="00964AE6"/>
    <w:rsid w:val="00965C6C"/>
    <w:rsid w:val="00970206"/>
    <w:rsid w:val="009712D9"/>
    <w:rsid w:val="009719A6"/>
    <w:rsid w:val="00973B72"/>
    <w:rsid w:val="00973EBE"/>
    <w:rsid w:val="00974A55"/>
    <w:rsid w:val="009755AF"/>
    <w:rsid w:val="00975D62"/>
    <w:rsid w:val="00977026"/>
    <w:rsid w:val="0097723C"/>
    <w:rsid w:val="009777A5"/>
    <w:rsid w:val="0098042E"/>
    <w:rsid w:val="009819FF"/>
    <w:rsid w:val="00982EBC"/>
    <w:rsid w:val="009849D9"/>
    <w:rsid w:val="00986E6C"/>
    <w:rsid w:val="00990B64"/>
    <w:rsid w:val="0099284A"/>
    <w:rsid w:val="00995C05"/>
    <w:rsid w:val="00995C7A"/>
    <w:rsid w:val="009A03B8"/>
    <w:rsid w:val="009A1C7B"/>
    <w:rsid w:val="009A62BA"/>
    <w:rsid w:val="009B15E8"/>
    <w:rsid w:val="009B216E"/>
    <w:rsid w:val="009B3998"/>
    <w:rsid w:val="009B4809"/>
    <w:rsid w:val="009B4ECB"/>
    <w:rsid w:val="009B5425"/>
    <w:rsid w:val="009B649F"/>
    <w:rsid w:val="009B6784"/>
    <w:rsid w:val="009C142A"/>
    <w:rsid w:val="009C3B7E"/>
    <w:rsid w:val="009C4873"/>
    <w:rsid w:val="009C663C"/>
    <w:rsid w:val="009C755F"/>
    <w:rsid w:val="009C7A57"/>
    <w:rsid w:val="009D091E"/>
    <w:rsid w:val="009D0A4A"/>
    <w:rsid w:val="009D20E2"/>
    <w:rsid w:val="009D36A8"/>
    <w:rsid w:val="009D4212"/>
    <w:rsid w:val="009D52B5"/>
    <w:rsid w:val="009D6099"/>
    <w:rsid w:val="009D711C"/>
    <w:rsid w:val="009E034B"/>
    <w:rsid w:val="009E19F9"/>
    <w:rsid w:val="009E383B"/>
    <w:rsid w:val="009E44FE"/>
    <w:rsid w:val="009E519D"/>
    <w:rsid w:val="009E57C7"/>
    <w:rsid w:val="009E5E99"/>
    <w:rsid w:val="009E7DE9"/>
    <w:rsid w:val="009F1478"/>
    <w:rsid w:val="009F16D7"/>
    <w:rsid w:val="009F3D4B"/>
    <w:rsid w:val="009F621F"/>
    <w:rsid w:val="009F7091"/>
    <w:rsid w:val="00A00E8D"/>
    <w:rsid w:val="00A01B7A"/>
    <w:rsid w:val="00A06056"/>
    <w:rsid w:val="00A10BBE"/>
    <w:rsid w:val="00A10C6A"/>
    <w:rsid w:val="00A10E81"/>
    <w:rsid w:val="00A13BE1"/>
    <w:rsid w:val="00A13EDE"/>
    <w:rsid w:val="00A16605"/>
    <w:rsid w:val="00A16B21"/>
    <w:rsid w:val="00A1742A"/>
    <w:rsid w:val="00A17BC2"/>
    <w:rsid w:val="00A20B10"/>
    <w:rsid w:val="00A215E5"/>
    <w:rsid w:val="00A222DE"/>
    <w:rsid w:val="00A23639"/>
    <w:rsid w:val="00A23790"/>
    <w:rsid w:val="00A239F4"/>
    <w:rsid w:val="00A2447D"/>
    <w:rsid w:val="00A31259"/>
    <w:rsid w:val="00A3168A"/>
    <w:rsid w:val="00A318AF"/>
    <w:rsid w:val="00A31E90"/>
    <w:rsid w:val="00A3239C"/>
    <w:rsid w:val="00A327E4"/>
    <w:rsid w:val="00A32F5E"/>
    <w:rsid w:val="00A363F2"/>
    <w:rsid w:val="00A36932"/>
    <w:rsid w:val="00A36D05"/>
    <w:rsid w:val="00A403B1"/>
    <w:rsid w:val="00A41572"/>
    <w:rsid w:val="00A42BBB"/>
    <w:rsid w:val="00A43CED"/>
    <w:rsid w:val="00A44637"/>
    <w:rsid w:val="00A44660"/>
    <w:rsid w:val="00A456E7"/>
    <w:rsid w:val="00A45703"/>
    <w:rsid w:val="00A46263"/>
    <w:rsid w:val="00A4707A"/>
    <w:rsid w:val="00A516EF"/>
    <w:rsid w:val="00A53FE5"/>
    <w:rsid w:val="00A55345"/>
    <w:rsid w:val="00A55539"/>
    <w:rsid w:val="00A55CCF"/>
    <w:rsid w:val="00A5651D"/>
    <w:rsid w:val="00A56669"/>
    <w:rsid w:val="00A56F6D"/>
    <w:rsid w:val="00A57B7A"/>
    <w:rsid w:val="00A615F7"/>
    <w:rsid w:val="00A61FD7"/>
    <w:rsid w:val="00A62350"/>
    <w:rsid w:val="00A623C6"/>
    <w:rsid w:val="00A639E6"/>
    <w:rsid w:val="00A651F4"/>
    <w:rsid w:val="00A6575D"/>
    <w:rsid w:val="00A67209"/>
    <w:rsid w:val="00A6721B"/>
    <w:rsid w:val="00A67AF7"/>
    <w:rsid w:val="00A70EB5"/>
    <w:rsid w:val="00A70F0D"/>
    <w:rsid w:val="00A70F4D"/>
    <w:rsid w:val="00A72CB1"/>
    <w:rsid w:val="00A75183"/>
    <w:rsid w:val="00A752A9"/>
    <w:rsid w:val="00A75425"/>
    <w:rsid w:val="00A75D65"/>
    <w:rsid w:val="00A80090"/>
    <w:rsid w:val="00A80A4F"/>
    <w:rsid w:val="00A80C39"/>
    <w:rsid w:val="00A82D91"/>
    <w:rsid w:val="00A835CC"/>
    <w:rsid w:val="00A86DDE"/>
    <w:rsid w:val="00A87CC1"/>
    <w:rsid w:val="00A90BF7"/>
    <w:rsid w:val="00A91E0C"/>
    <w:rsid w:val="00A92F7E"/>
    <w:rsid w:val="00A93555"/>
    <w:rsid w:val="00A93ABD"/>
    <w:rsid w:val="00A9406C"/>
    <w:rsid w:val="00A94A01"/>
    <w:rsid w:val="00A958A6"/>
    <w:rsid w:val="00A964BA"/>
    <w:rsid w:val="00AA2084"/>
    <w:rsid w:val="00AA2E00"/>
    <w:rsid w:val="00AA3761"/>
    <w:rsid w:val="00AA4815"/>
    <w:rsid w:val="00AA4AD8"/>
    <w:rsid w:val="00AA4C4A"/>
    <w:rsid w:val="00AA5071"/>
    <w:rsid w:val="00AA5567"/>
    <w:rsid w:val="00AA7B9C"/>
    <w:rsid w:val="00AB07D4"/>
    <w:rsid w:val="00AB12CB"/>
    <w:rsid w:val="00AB1D4C"/>
    <w:rsid w:val="00AB35AD"/>
    <w:rsid w:val="00AB4D10"/>
    <w:rsid w:val="00AB5790"/>
    <w:rsid w:val="00AB6BFA"/>
    <w:rsid w:val="00AC1CEC"/>
    <w:rsid w:val="00AC211F"/>
    <w:rsid w:val="00AC3990"/>
    <w:rsid w:val="00AC53A3"/>
    <w:rsid w:val="00AC715F"/>
    <w:rsid w:val="00AD0B8F"/>
    <w:rsid w:val="00AD1992"/>
    <w:rsid w:val="00AD2AE8"/>
    <w:rsid w:val="00AD2E35"/>
    <w:rsid w:val="00AD31A7"/>
    <w:rsid w:val="00AD3C3D"/>
    <w:rsid w:val="00AD4D81"/>
    <w:rsid w:val="00AD5201"/>
    <w:rsid w:val="00AE061B"/>
    <w:rsid w:val="00AE3955"/>
    <w:rsid w:val="00AE53D7"/>
    <w:rsid w:val="00AE593A"/>
    <w:rsid w:val="00AF0840"/>
    <w:rsid w:val="00AF1B5F"/>
    <w:rsid w:val="00AF1CD5"/>
    <w:rsid w:val="00AF42AF"/>
    <w:rsid w:val="00AF5F8A"/>
    <w:rsid w:val="00AF5FB5"/>
    <w:rsid w:val="00B01414"/>
    <w:rsid w:val="00B01DFD"/>
    <w:rsid w:val="00B02FCA"/>
    <w:rsid w:val="00B03DA0"/>
    <w:rsid w:val="00B05673"/>
    <w:rsid w:val="00B05801"/>
    <w:rsid w:val="00B06F48"/>
    <w:rsid w:val="00B10231"/>
    <w:rsid w:val="00B10448"/>
    <w:rsid w:val="00B11967"/>
    <w:rsid w:val="00B119CA"/>
    <w:rsid w:val="00B13532"/>
    <w:rsid w:val="00B13EBB"/>
    <w:rsid w:val="00B14350"/>
    <w:rsid w:val="00B15AF0"/>
    <w:rsid w:val="00B15EE9"/>
    <w:rsid w:val="00B16577"/>
    <w:rsid w:val="00B16C7E"/>
    <w:rsid w:val="00B17CB0"/>
    <w:rsid w:val="00B204C1"/>
    <w:rsid w:val="00B20822"/>
    <w:rsid w:val="00B22F44"/>
    <w:rsid w:val="00B2396E"/>
    <w:rsid w:val="00B24FD8"/>
    <w:rsid w:val="00B25AD6"/>
    <w:rsid w:val="00B2672B"/>
    <w:rsid w:val="00B26AFF"/>
    <w:rsid w:val="00B27277"/>
    <w:rsid w:val="00B30077"/>
    <w:rsid w:val="00B3161F"/>
    <w:rsid w:val="00B3240A"/>
    <w:rsid w:val="00B32463"/>
    <w:rsid w:val="00B324EE"/>
    <w:rsid w:val="00B35ADB"/>
    <w:rsid w:val="00B35F3C"/>
    <w:rsid w:val="00B35FE2"/>
    <w:rsid w:val="00B36045"/>
    <w:rsid w:val="00B36A72"/>
    <w:rsid w:val="00B43FDE"/>
    <w:rsid w:val="00B456C8"/>
    <w:rsid w:val="00B459DE"/>
    <w:rsid w:val="00B45B7B"/>
    <w:rsid w:val="00B46F6A"/>
    <w:rsid w:val="00B505A9"/>
    <w:rsid w:val="00B50FD3"/>
    <w:rsid w:val="00B51900"/>
    <w:rsid w:val="00B521D3"/>
    <w:rsid w:val="00B5229B"/>
    <w:rsid w:val="00B53B98"/>
    <w:rsid w:val="00B54A80"/>
    <w:rsid w:val="00B568FD"/>
    <w:rsid w:val="00B602F2"/>
    <w:rsid w:val="00B6132F"/>
    <w:rsid w:val="00B61944"/>
    <w:rsid w:val="00B624CD"/>
    <w:rsid w:val="00B62D30"/>
    <w:rsid w:val="00B631D7"/>
    <w:rsid w:val="00B66E61"/>
    <w:rsid w:val="00B6768D"/>
    <w:rsid w:val="00B6768E"/>
    <w:rsid w:val="00B6780D"/>
    <w:rsid w:val="00B679FC"/>
    <w:rsid w:val="00B718E8"/>
    <w:rsid w:val="00B72310"/>
    <w:rsid w:val="00B72849"/>
    <w:rsid w:val="00B733F0"/>
    <w:rsid w:val="00B73429"/>
    <w:rsid w:val="00B751B8"/>
    <w:rsid w:val="00B7655A"/>
    <w:rsid w:val="00B767BF"/>
    <w:rsid w:val="00B77D88"/>
    <w:rsid w:val="00B81505"/>
    <w:rsid w:val="00B8223F"/>
    <w:rsid w:val="00B825E2"/>
    <w:rsid w:val="00B85C8B"/>
    <w:rsid w:val="00B86339"/>
    <w:rsid w:val="00B86459"/>
    <w:rsid w:val="00B865EB"/>
    <w:rsid w:val="00B90276"/>
    <w:rsid w:val="00B9121C"/>
    <w:rsid w:val="00B94CB0"/>
    <w:rsid w:val="00B9729C"/>
    <w:rsid w:val="00BA0F71"/>
    <w:rsid w:val="00BA1959"/>
    <w:rsid w:val="00BA1E5D"/>
    <w:rsid w:val="00BA2100"/>
    <w:rsid w:val="00BA3131"/>
    <w:rsid w:val="00BA467F"/>
    <w:rsid w:val="00BA7C34"/>
    <w:rsid w:val="00BB03C9"/>
    <w:rsid w:val="00BB0888"/>
    <w:rsid w:val="00BB0EEC"/>
    <w:rsid w:val="00BB0F1F"/>
    <w:rsid w:val="00BB36C0"/>
    <w:rsid w:val="00BB460E"/>
    <w:rsid w:val="00BB4AC5"/>
    <w:rsid w:val="00BB55DD"/>
    <w:rsid w:val="00BB6C3B"/>
    <w:rsid w:val="00BB7B58"/>
    <w:rsid w:val="00BC1067"/>
    <w:rsid w:val="00BC13D2"/>
    <w:rsid w:val="00BC17CC"/>
    <w:rsid w:val="00BC2168"/>
    <w:rsid w:val="00BC2CD8"/>
    <w:rsid w:val="00BC362F"/>
    <w:rsid w:val="00BC3C8E"/>
    <w:rsid w:val="00BC4AF9"/>
    <w:rsid w:val="00BC4D63"/>
    <w:rsid w:val="00BC5A56"/>
    <w:rsid w:val="00BC5AF9"/>
    <w:rsid w:val="00BC5CCD"/>
    <w:rsid w:val="00BD0046"/>
    <w:rsid w:val="00BD04C4"/>
    <w:rsid w:val="00BD08FE"/>
    <w:rsid w:val="00BD0DDD"/>
    <w:rsid w:val="00BD3BA7"/>
    <w:rsid w:val="00BD4967"/>
    <w:rsid w:val="00BD6240"/>
    <w:rsid w:val="00BD77F7"/>
    <w:rsid w:val="00BE4C14"/>
    <w:rsid w:val="00BE6E98"/>
    <w:rsid w:val="00BF0644"/>
    <w:rsid w:val="00BF14D1"/>
    <w:rsid w:val="00BF16AB"/>
    <w:rsid w:val="00BF3D9B"/>
    <w:rsid w:val="00C000CD"/>
    <w:rsid w:val="00C000E8"/>
    <w:rsid w:val="00C003C4"/>
    <w:rsid w:val="00C01204"/>
    <w:rsid w:val="00C03820"/>
    <w:rsid w:val="00C03FE2"/>
    <w:rsid w:val="00C07226"/>
    <w:rsid w:val="00C074F1"/>
    <w:rsid w:val="00C07E13"/>
    <w:rsid w:val="00C10090"/>
    <w:rsid w:val="00C1153B"/>
    <w:rsid w:val="00C154CD"/>
    <w:rsid w:val="00C15797"/>
    <w:rsid w:val="00C20175"/>
    <w:rsid w:val="00C2036A"/>
    <w:rsid w:val="00C2285C"/>
    <w:rsid w:val="00C22BFE"/>
    <w:rsid w:val="00C24494"/>
    <w:rsid w:val="00C26437"/>
    <w:rsid w:val="00C304CF"/>
    <w:rsid w:val="00C30832"/>
    <w:rsid w:val="00C31C44"/>
    <w:rsid w:val="00C3327A"/>
    <w:rsid w:val="00C34043"/>
    <w:rsid w:val="00C35655"/>
    <w:rsid w:val="00C35981"/>
    <w:rsid w:val="00C369B5"/>
    <w:rsid w:val="00C37A96"/>
    <w:rsid w:val="00C40A66"/>
    <w:rsid w:val="00C4105B"/>
    <w:rsid w:val="00C4146E"/>
    <w:rsid w:val="00C436F5"/>
    <w:rsid w:val="00C44486"/>
    <w:rsid w:val="00C44C2D"/>
    <w:rsid w:val="00C453BB"/>
    <w:rsid w:val="00C470E7"/>
    <w:rsid w:val="00C47443"/>
    <w:rsid w:val="00C47687"/>
    <w:rsid w:val="00C50C38"/>
    <w:rsid w:val="00C55596"/>
    <w:rsid w:val="00C55CF2"/>
    <w:rsid w:val="00C567DB"/>
    <w:rsid w:val="00C6601D"/>
    <w:rsid w:val="00C67EEF"/>
    <w:rsid w:val="00C72AC4"/>
    <w:rsid w:val="00C73402"/>
    <w:rsid w:val="00C75CF8"/>
    <w:rsid w:val="00C766FD"/>
    <w:rsid w:val="00C779ED"/>
    <w:rsid w:val="00C8024B"/>
    <w:rsid w:val="00C84014"/>
    <w:rsid w:val="00C85D3C"/>
    <w:rsid w:val="00C861B5"/>
    <w:rsid w:val="00C87AFE"/>
    <w:rsid w:val="00C9189C"/>
    <w:rsid w:val="00C922D0"/>
    <w:rsid w:val="00C94396"/>
    <w:rsid w:val="00C95A7C"/>
    <w:rsid w:val="00C95F3A"/>
    <w:rsid w:val="00C9691A"/>
    <w:rsid w:val="00C97833"/>
    <w:rsid w:val="00C97DE6"/>
    <w:rsid w:val="00CA1E15"/>
    <w:rsid w:val="00CA2C7D"/>
    <w:rsid w:val="00CA5BF2"/>
    <w:rsid w:val="00CA6C21"/>
    <w:rsid w:val="00CA73F2"/>
    <w:rsid w:val="00CB47D6"/>
    <w:rsid w:val="00CB58A8"/>
    <w:rsid w:val="00CB6DF2"/>
    <w:rsid w:val="00CB7436"/>
    <w:rsid w:val="00CC143B"/>
    <w:rsid w:val="00CC2783"/>
    <w:rsid w:val="00CC3A02"/>
    <w:rsid w:val="00CC3FD9"/>
    <w:rsid w:val="00CD2422"/>
    <w:rsid w:val="00CD466F"/>
    <w:rsid w:val="00CD56B9"/>
    <w:rsid w:val="00CE36CF"/>
    <w:rsid w:val="00CE3DF3"/>
    <w:rsid w:val="00CE4577"/>
    <w:rsid w:val="00CE5C34"/>
    <w:rsid w:val="00CF1127"/>
    <w:rsid w:val="00CF2522"/>
    <w:rsid w:val="00CF3224"/>
    <w:rsid w:val="00CF3786"/>
    <w:rsid w:val="00CF7769"/>
    <w:rsid w:val="00D00573"/>
    <w:rsid w:val="00D01EA1"/>
    <w:rsid w:val="00D01F21"/>
    <w:rsid w:val="00D13AF9"/>
    <w:rsid w:val="00D14440"/>
    <w:rsid w:val="00D14F59"/>
    <w:rsid w:val="00D1629B"/>
    <w:rsid w:val="00D16976"/>
    <w:rsid w:val="00D2053D"/>
    <w:rsid w:val="00D20915"/>
    <w:rsid w:val="00D212B5"/>
    <w:rsid w:val="00D21687"/>
    <w:rsid w:val="00D21BE4"/>
    <w:rsid w:val="00D24727"/>
    <w:rsid w:val="00D264EA"/>
    <w:rsid w:val="00D266F5"/>
    <w:rsid w:val="00D27E79"/>
    <w:rsid w:val="00D352D1"/>
    <w:rsid w:val="00D356BF"/>
    <w:rsid w:val="00D35FA1"/>
    <w:rsid w:val="00D360B9"/>
    <w:rsid w:val="00D3653B"/>
    <w:rsid w:val="00D36C54"/>
    <w:rsid w:val="00D401B4"/>
    <w:rsid w:val="00D40AED"/>
    <w:rsid w:val="00D40BBD"/>
    <w:rsid w:val="00D411BC"/>
    <w:rsid w:val="00D4224A"/>
    <w:rsid w:val="00D42DBA"/>
    <w:rsid w:val="00D4371D"/>
    <w:rsid w:val="00D43AA0"/>
    <w:rsid w:val="00D46965"/>
    <w:rsid w:val="00D47038"/>
    <w:rsid w:val="00D50BF1"/>
    <w:rsid w:val="00D512AA"/>
    <w:rsid w:val="00D51D32"/>
    <w:rsid w:val="00D53A59"/>
    <w:rsid w:val="00D54A86"/>
    <w:rsid w:val="00D563B3"/>
    <w:rsid w:val="00D6032A"/>
    <w:rsid w:val="00D611C5"/>
    <w:rsid w:val="00D637A4"/>
    <w:rsid w:val="00D639D4"/>
    <w:rsid w:val="00D6528F"/>
    <w:rsid w:val="00D662C5"/>
    <w:rsid w:val="00D66D17"/>
    <w:rsid w:val="00D66ED4"/>
    <w:rsid w:val="00D71987"/>
    <w:rsid w:val="00D737D2"/>
    <w:rsid w:val="00D73DAB"/>
    <w:rsid w:val="00D75C64"/>
    <w:rsid w:val="00D76E59"/>
    <w:rsid w:val="00D77403"/>
    <w:rsid w:val="00D7798F"/>
    <w:rsid w:val="00D77A0A"/>
    <w:rsid w:val="00D77F6C"/>
    <w:rsid w:val="00D8006A"/>
    <w:rsid w:val="00D82467"/>
    <w:rsid w:val="00D838AC"/>
    <w:rsid w:val="00D86C5F"/>
    <w:rsid w:val="00D870C9"/>
    <w:rsid w:val="00D91C7A"/>
    <w:rsid w:val="00D93C58"/>
    <w:rsid w:val="00D93DBA"/>
    <w:rsid w:val="00D93EC9"/>
    <w:rsid w:val="00D9479E"/>
    <w:rsid w:val="00D94E36"/>
    <w:rsid w:val="00D96CE4"/>
    <w:rsid w:val="00D96D9F"/>
    <w:rsid w:val="00DA0CF9"/>
    <w:rsid w:val="00DA24F5"/>
    <w:rsid w:val="00DA33F7"/>
    <w:rsid w:val="00DA387D"/>
    <w:rsid w:val="00DA44AF"/>
    <w:rsid w:val="00DA4BA5"/>
    <w:rsid w:val="00DB387E"/>
    <w:rsid w:val="00DB3AF5"/>
    <w:rsid w:val="00DB6FB5"/>
    <w:rsid w:val="00DC047B"/>
    <w:rsid w:val="00DC1616"/>
    <w:rsid w:val="00DC173F"/>
    <w:rsid w:val="00DC1C1A"/>
    <w:rsid w:val="00DC4190"/>
    <w:rsid w:val="00DC45B6"/>
    <w:rsid w:val="00DC5D77"/>
    <w:rsid w:val="00DC6288"/>
    <w:rsid w:val="00DC6A44"/>
    <w:rsid w:val="00DC7591"/>
    <w:rsid w:val="00DC7BC2"/>
    <w:rsid w:val="00DD04C3"/>
    <w:rsid w:val="00DD1650"/>
    <w:rsid w:val="00DD20C3"/>
    <w:rsid w:val="00DD3544"/>
    <w:rsid w:val="00DD3D95"/>
    <w:rsid w:val="00DD52F1"/>
    <w:rsid w:val="00DD55ED"/>
    <w:rsid w:val="00DD6044"/>
    <w:rsid w:val="00DD621C"/>
    <w:rsid w:val="00DD6333"/>
    <w:rsid w:val="00DD6897"/>
    <w:rsid w:val="00DD69F0"/>
    <w:rsid w:val="00DD6B9E"/>
    <w:rsid w:val="00DD7282"/>
    <w:rsid w:val="00DD7940"/>
    <w:rsid w:val="00DE3762"/>
    <w:rsid w:val="00DE59F1"/>
    <w:rsid w:val="00DE6A1E"/>
    <w:rsid w:val="00DF0F4D"/>
    <w:rsid w:val="00DF1101"/>
    <w:rsid w:val="00DF225E"/>
    <w:rsid w:val="00DF3F2A"/>
    <w:rsid w:val="00DF4942"/>
    <w:rsid w:val="00DF729A"/>
    <w:rsid w:val="00E00F40"/>
    <w:rsid w:val="00E016A7"/>
    <w:rsid w:val="00E0209F"/>
    <w:rsid w:val="00E022A7"/>
    <w:rsid w:val="00E025F0"/>
    <w:rsid w:val="00E03367"/>
    <w:rsid w:val="00E04515"/>
    <w:rsid w:val="00E051B3"/>
    <w:rsid w:val="00E06109"/>
    <w:rsid w:val="00E07B6C"/>
    <w:rsid w:val="00E07BAC"/>
    <w:rsid w:val="00E10289"/>
    <w:rsid w:val="00E103BF"/>
    <w:rsid w:val="00E1113D"/>
    <w:rsid w:val="00E119BE"/>
    <w:rsid w:val="00E139FB"/>
    <w:rsid w:val="00E143B9"/>
    <w:rsid w:val="00E14624"/>
    <w:rsid w:val="00E15268"/>
    <w:rsid w:val="00E167D4"/>
    <w:rsid w:val="00E17A5B"/>
    <w:rsid w:val="00E20A3C"/>
    <w:rsid w:val="00E20E45"/>
    <w:rsid w:val="00E23B04"/>
    <w:rsid w:val="00E2505C"/>
    <w:rsid w:val="00E25C95"/>
    <w:rsid w:val="00E262B4"/>
    <w:rsid w:val="00E263B8"/>
    <w:rsid w:val="00E2679B"/>
    <w:rsid w:val="00E270DC"/>
    <w:rsid w:val="00E31195"/>
    <w:rsid w:val="00E31550"/>
    <w:rsid w:val="00E31BBD"/>
    <w:rsid w:val="00E33184"/>
    <w:rsid w:val="00E35033"/>
    <w:rsid w:val="00E35E87"/>
    <w:rsid w:val="00E374AB"/>
    <w:rsid w:val="00E40680"/>
    <w:rsid w:val="00E41D99"/>
    <w:rsid w:val="00E4442A"/>
    <w:rsid w:val="00E449F7"/>
    <w:rsid w:val="00E453F2"/>
    <w:rsid w:val="00E45E92"/>
    <w:rsid w:val="00E520A5"/>
    <w:rsid w:val="00E52717"/>
    <w:rsid w:val="00E5305A"/>
    <w:rsid w:val="00E53B0B"/>
    <w:rsid w:val="00E57291"/>
    <w:rsid w:val="00E57560"/>
    <w:rsid w:val="00E57FE9"/>
    <w:rsid w:val="00E615B6"/>
    <w:rsid w:val="00E616C9"/>
    <w:rsid w:val="00E6207B"/>
    <w:rsid w:val="00E63866"/>
    <w:rsid w:val="00E65120"/>
    <w:rsid w:val="00E65F40"/>
    <w:rsid w:val="00E66189"/>
    <w:rsid w:val="00E66617"/>
    <w:rsid w:val="00E70AA2"/>
    <w:rsid w:val="00E70D38"/>
    <w:rsid w:val="00E71C54"/>
    <w:rsid w:val="00E7214D"/>
    <w:rsid w:val="00E7406A"/>
    <w:rsid w:val="00E744F2"/>
    <w:rsid w:val="00E74DC3"/>
    <w:rsid w:val="00E77E7D"/>
    <w:rsid w:val="00E82533"/>
    <w:rsid w:val="00E832CD"/>
    <w:rsid w:val="00E8485D"/>
    <w:rsid w:val="00E854C3"/>
    <w:rsid w:val="00E87D26"/>
    <w:rsid w:val="00E9028D"/>
    <w:rsid w:val="00E91301"/>
    <w:rsid w:val="00E9179E"/>
    <w:rsid w:val="00E91B45"/>
    <w:rsid w:val="00E927CE"/>
    <w:rsid w:val="00E92E42"/>
    <w:rsid w:val="00E95759"/>
    <w:rsid w:val="00E95E02"/>
    <w:rsid w:val="00E96446"/>
    <w:rsid w:val="00E97D8F"/>
    <w:rsid w:val="00EA0B6E"/>
    <w:rsid w:val="00EA1544"/>
    <w:rsid w:val="00EA1905"/>
    <w:rsid w:val="00EA38CA"/>
    <w:rsid w:val="00EA42AA"/>
    <w:rsid w:val="00EA4EF8"/>
    <w:rsid w:val="00EA503F"/>
    <w:rsid w:val="00EA6012"/>
    <w:rsid w:val="00EA6B87"/>
    <w:rsid w:val="00EB434B"/>
    <w:rsid w:val="00EB4A21"/>
    <w:rsid w:val="00EC0DCB"/>
    <w:rsid w:val="00EC17A1"/>
    <w:rsid w:val="00EC1BFB"/>
    <w:rsid w:val="00EC25A7"/>
    <w:rsid w:val="00EC2676"/>
    <w:rsid w:val="00EC2954"/>
    <w:rsid w:val="00EC5ECE"/>
    <w:rsid w:val="00EC6FC5"/>
    <w:rsid w:val="00EC6FE0"/>
    <w:rsid w:val="00EC71C8"/>
    <w:rsid w:val="00EC7B12"/>
    <w:rsid w:val="00ED1AC6"/>
    <w:rsid w:val="00ED3504"/>
    <w:rsid w:val="00ED664A"/>
    <w:rsid w:val="00ED77A8"/>
    <w:rsid w:val="00EE03B0"/>
    <w:rsid w:val="00EE10E1"/>
    <w:rsid w:val="00EE177A"/>
    <w:rsid w:val="00EE1BE7"/>
    <w:rsid w:val="00EE3F7C"/>
    <w:rsid w:val="00EE4669"/>
    <w:rsid w:val="00EE600C"/>
    <w:rsid w:val="00EE79BB"/>
    <w:rsid w:val="00EE7CBD"/>
    <w:rsid w:val="00EF0220"/>
    <w:rsid w:val="00EF16B3"/>
    <w:rsid w:val="00EF1B8A"/>
    <w:rsid w:val="00EF2D77"/>
    <w:rsid w:val="00EF4FF4"/>
    <w:rsid w:val="00EF76D8"/>
    <w:rsid w:val="00F004A1"/>
    <w:rsid w:val="00F00865"/>
    <w:rsid w:val="00F03503"/>
    <w:rsid w:val="00F06D0F"/>
    <w:rsid w:val="00F10500"/>
    <w:rsid w:val="00F10E22"/>
    <w:rsid w:val="00F11815"/>
    <w:rsid w:val="00F1410F"/>
    <w:rsid w:val="00F155A6"/>
    <w:rsid w:val="00F16855"/>
    <w:rsid w:val="00F17CCB"/>
    <w:rsid w:val="00F17D46"/>
    <w:rsid w:val="00F210A1"/>
    <w:rsid w:val="00F23991"/>
    <w:rsid w:val="00F26D0D"/>
    <w:rsid w:val="00F329DA"/>
    <w:rsid w:val="00F3388D"/>
    <w:rsid w:val="00F33A8D"/>
    <w:rsid w:val="00F3429E"/>
    <w:rsid w:val="00F34884"/>
    <w:rsid w:val="00F34935"/>
    <w:rsid w:val="00F34D1F"/>
    <w:rsid w:val="00F34D87"/>
    <w:rsid w:val="00F3517E"/>
    <w:rsid w:val="00F35C12"/>
    <w:rsid w:val="00F3619D"/>
    <w:rsid w:val="00F37272"/>
    <w:rsid w:val="00F4100C"/>
    <w:rsid w:val="00F44EAA"/>
    <w:rsid w:val="00F45C27"/>
    <w:rsid w:val="00F4639B"/>
    <w:rsid w:val="00F47DC1"/>
    <w:rsid w:val="00F5052D"/>
    <w:rsid w:val="00F50C81"/>
    <w:rsid w:val="00F52D17"/>
    <w:rsid w:val="00F539A0"/>
    <w:rsid w:val="00F53F2E"/>
    <w:rsid w:val="00F57C93"/>
    <w:rsid w:val="00F6177C"/>
    <w:rsid w:val="00F61DDC"/>
    <w:rsid w:val="00F63BFC"/>
    <w:rsid w:val="00F65A3E"/>
    <w:rsid w:val="00F65E18"/>
    <w:rsid w:val="00F6605A"/>
    <w:rsid w:val="00F666D7"/>
    <w:rsid w:val="00F6753B"/>
    <w:rsid w:val="00F70679"/>
    <w:rsid w:val="00F71524"/>
    <w:rsid w:val="00F72944"/>
    <w:rsid w:val="00F72B03"/>
    <w:rsid w:val="00F73387"/>
    <w:rsid w:val="00F74BA0"/>
    <w:rsid w:val="00F74BB4"/>
    <w:rsid w:val="00F754DD"/>
    <w:rsid w:val="00F76394"/>
    <w:rsid w:val="00F77C12"/>
    <w:rsid w:val="00F80B4C"/>
    <w:rsid w:val="00F816D8"/>
    <w:rsid w:val="00F82980"/>
    <w:rsid w:val="00F85077"/>
    <w:rsid w:val="00F873FD"/>
    <w:rsid w:val="00F936E0"/>
    <w:rsid w:val="00F9490C"/>
    <w:rsid w:val="00F94BF1"/>
    <w:rsid w:val="00F94D3F"/>
    <w:rsid w:val="00FA1F4F"/>
    <w:rsid w:val="00FA3B98"/>
    <w:rsid w:val="00FA4B44"/>
    <w:rsid w:val="00FA4E3A"/>
    <w:rsid w:val="00FA5A0B"/>
    <w:rsid w:val="00FA70BE"/>
    <w:rsid w:val="00FA74FE"/>
    <w:rsid w:val="00FA78AC"/>
    <w:rsid w:val="00FA7A1C"/>
    <w:rsid w:val="00FB2200"/>
    <w:rsid w:val="00FB2ABB"/>
    <w:rsid w:val="00FB363F"/>
    <w:rsid w:val="00FB377E"/>
    <w:rsid w:val="00FB3E9E"/>
    <w:rsid w:val="00FB45F2"/>
    <w:rsid w:val="00FB5019"/>
    <w:rsid w:val="00FB5AE0"/>
    <w:rsid w:val="00FB676B"/>
    <w:rsid w:val="00FB6EBE"/>
    <w:rsid w:val="00FB7B5C"/>
    <w:rsid w:val="00FB7EBB"/>
    <w:rsid w:val="00FC0800"/>
    <w:rsid w:val="00FC3CB9"/>
    <w:rsid w:val="00FC44AF"/>
    <w:rsid w:val="00FC4E8F"/>
    <w:rsid w:val="00FC71C9"/>
    <w:rsid w:val="00FD0EFF"/>
    <w:rsid w:val="00FD1A15"/>
    <w:rsid w:val="00FD29AF"/>
    <w:rsid w:val="00FD3C89"/>
    <w:rsid w:val="00FD47C6"/>
    <w:rsid w:val="00FD513B"/>
    <w:rsid w:val="00FD747C"/>
    <w:rsid w:val="00FE1279"/>
    <w:rsid w:val="00FE17F9"/>
    <w:rsid w:val="00FE185B"/>
    <w:rsid w:val="00FE1B1A"/>
    <w:rsid w:val="00FE1D5F"/>
    <w:rsid w:val="00FE21E8"/>
    <w:rsid w:val="00FE4915"/>
    <w:rsid w:val="00FE4FB7"/>
    <w:rsid w:val="00FE51C3"/>
    <w:rsid w:val="00FE5D06"/>
    <w:rsid w:val="00FE6676"/>
    <w:rsid w:val="00FE669A"/>
    <w:rsid w:val="00FE6730"/>
    <w:rsid w:val="00FE7AFB"/>
    <w:rsid w:val="00FE7E7A"/>
    <w:rsid w:val="00FF0087"/>
    <w:rsid w:val="00FF15EE"/>
    <w:rsid w:val="00FF17F4"/>
    <w:rsid w:val="00FF26F7"/>
    <w:rsid w:val="00FF37C7"/>
    <w:rsid w:val="00FF4417"/>
    <w:rsid w:val="00FF470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4B9D92"/>
  <w15:docId w15:val="{892DCA02-37B9-4141-8A41-6364701A6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Segoe UI" w:hAnsi="Arial" w:cs="Segoe UI"/>
        <w:lang w:val="es-CO"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4A86"/>
    <w:pPr>
      <w:jc w:val="both"/>
    </w:pPr>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uiPriority w:val="2"/>
    <w:qFormat/>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anormal"/>
    <w:tblPr>
      <w:tblStyleRowBandSize w:val="1"/>
      <w:tblStyleColBandSize w:val="1"/>
      <w:tblCellMar>
        <w:top w:w="100" w:type="dxa"/>
        <w:left w:w="100" w:type="dxa"/>
        <w:bottom w:w="100" w:type="dxa"/>
        <w:right w:w="100" w:type="dxa"/>
      </w:tblCellMar>
    </w:tblPr>
  </w:style>
  <w:style w:type="table" w:customStyle="1" w:styleId="a0">
    <w:basedOn w:val="Tablanormal"/>
    <w:tblPr>
      <w:tblStyleRowBandSize w:val="1"/>
      <w:tblStyleColBandSize w:val="1"/>
      <w:tblCellMar>
        <w:top w:w="100" w:type="dxa"/>
        <w:left w:w="100" w:type="dxa"/>
        <w:bottom w:w="100" w:type="dxa"/>
        <w:right w:w="100" w:type="dxa"/>
      </w:tblCellMar>
    </w:tblPr>
  </w:style>
  <w:style w:type="table" w:customStyle="1" w:styleId="a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5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
    <w:uiPriority w:val="99"/>
    <w:unhideWhenUsed/>
    <w:rsid w:val="00745E70"/>
    <w:pPr>
      <w:spacing w:before="100" w:beforeAutospacing="1" w:after="100" w:afterAutospacing="1" w:line="240" w:lineRule="auto"/>
    </w:pPr>
    <w:rPr>
      <w:rFonts w:eastAsia="Calibri"/>
      <w:sz w:val="24"/>
      <w:szCs w:val="24"/>
    </w:rPr>
  </w:style>
  <w:style w:type="character" w:customStyle="1" w:styleId="Listavistosa-nfasis1Car">
    <w:name w:val="Lista vistosa - Énfasis 1 Car"/>
    <w:link w:val="Listavistosa-nfasis1"/>
    <w:uiPriority w:val="34"/>
    <w:rsid w:val="0005659E"/>
    <w:rPr>
      <w:rFonts w:ascii="Yu Mincho Light" w:hAnsi="Yu Mincho Light"/>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rFonts w:ascii="Yu Mincho Light" w:hAnsi="Yu Mincho Light"/>
      <w:b/>
      <w:sz w:val="24"/>
      <w:szCs w:val="24"/>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link w:val="PrrafodelistaCar"/>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sz w:val="18"/>
      <w:szCs w:val="18"/>
    </w:rPr>
  </w:style>
  <w:style w:type="character" w:customStyle="1" w:styleId="TextodegloboCar">
    <w:name w:val="Texto de globo Car"/>
    <w:basedOn w:val="Fuentedeprrafopredeter"/>
    <w:link w:val="Textodeglobo"/>
    <w:uiPriority w:val="99"/>
    <w:semiHidden/>
    <w:rsid w:val="00476490"/>
    <w:rPr>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unhideWhenUsed/>
    <w:rsid w:val="00726CB3"/>
    <w:pPr>
      <w:spacing w:line="240" w:lineRule="auto"/>
    </w:pPr>
  </w:style>
  <w:style w:type="character" w:customStyle="1" w:styleId="TextocomentarioCar">
    <w:name w:val="Texto comentario Car"/>
    <w:basedOn w:val="Fuentedeprrafopredeter"/>
    <w:link w:val="Textocomentario"/>
    <w:uiPriority w:val="99"/>
    <w:rsid w:val="00726CB3"/>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1"/>
    <w:tblPr>
      <w:tblStyleRowBandSize w:val="1"/>
      <w:tblStyleColBandSize w:val="1"/>
      <w:tblCellMar>
        <w:left w:w="70" w:type="dxa"/>
        <w:right w:w="70" w:type="dxa"/>
      </w:tblCellMar>
    </w:tblPr>
  </w:style>
  <w:style w:type="table" w:customStyle="1" w:styleId="a7">
    <w:basedOn w:val="TableNormal1"/>
    <w:tblPr>
      <w:tblStyleRowBandSize w:val="1"/>
      <w:tblStyleColBandSize w:val="1"/>
      <w:tblCellMar>
        <w:top w:w="15" w:type="dxa"/>
        <w:left w:w="15" w:type="dxa"/>
        <w:bottom w:w="15" w:type="dxa"/>
        <w:right w:w="15" w:type="dxa"/>
      </w:tblCellMar>
    </w:tblPr>
  </w:style>
  <w:style w:type="table" w:customStyle="1" w:styleId="a8">
    <w:basedOn w:val="TableNormal1"/>
    <w:tblPr>
      <w:tblStyleRowBandSize w:val="1"/>
      <w:tblStyleColBandSize w:val="1"/>
      <w:tblCellMar>
        <w:top w:w="15" w:type="dxa"/>
        <w:left w:w="15" w:type="dxa"/>
        <w:bottom w:w="15" w:type="dxa"/>
        <w:right w:w="15" w:type="dxa"/>
      </w:tblCellMar>
    </w:tblPr>
  </w:style>
  <w:style w:type="table" w:customStyle="1" w:styleId="a9">
    <w:basedOn w:val="TableNormal1"/>
    <w:tblPr>
      <w:tblStyleRowBandSize w:val="1"/>
      <w:tblStyleColBandSize w:val="1"/>
      <w:tblCellMar>
        <w:left w:w="115" w:type="dxa"/>
        <w:right w:w="115" w:type="dxa"/>
      </w:tblCellMar>
    </w:tblPr>
  </w:style>
  <w:style w:type="table" w:customStyle="1" w:styleId="aa">
    <w:basedOn w:val="TableNormal1"/>
    <w:tblPr>
      <w:tblStyleRowBandSize w:val="1"/>
      <w:tblStyleColBandSize w:val="1"/>
      <w:tblCellMar>
        <w:left w:w="115" w:type="dxa"/>
        <w:right w:w="115" w:type="dxa"/>
      </w:tblCellMar>
    </w:tblPr>
  </w:style>
  <w:style w:type="character" w:customStyle="1" w:styleId="Mencinsinresolver2">
    <w:name w:val="Mención sin resolver2"/>
    <w:basedOn w:val="Fuentedeprrafopredeter"/>
    <w:uiPriority w:val="99"/>
    <w:semiHidden/>
    <w:unhideWhenUsed/>
    <w:rsid w:val="00C22BFE"/>
    <w:rPr>
      <w:color w:val="605E5C"/>
      <w:shd w:val="clear" w:color="auto" w:fill="E1DFDD"/>
    </w:rPr>
  </w:style>
  <w:style w:type="paragraph" w:customStyle="1" w:styleId="Default">
    <w:name w:val="Default"/>
    <w:rsid w:val="00E143B9"/>
    <w:pPr>
      <w:autoSpaceDE w:val="0"/>
      <w:autoSpaceDN w:val="0"/>
      <w:adjustRightInd w:val="0"/>
      <w:spacing w:line="240" w:lineRule="auto"/>
    </w:pPr>
    <w:rPr>
      <w:rFonts w:eastAsiaTheme="minorHAnsi"/>
      <w:color w:val="000000"/>
      <w:sz w:val="24"/>
      <w:szCs w:val="24"/>
      <w:lang w:eastAsia="en-US"/>
    </w:rPr>
  </w:style>
  <w:style w:type="paragraph" w:customStyle="1" w:styleId="CM3">
    <w:name w:val="CM3"/>
    <w:basedOn w:val="Default"/>
    <w:next w:val="Default"/>
    <w:uiPriority w:val="99"/>
    <w:rsid w:val="00E143B9"/>
    <w:pPr>
      <w:spacing w:line="343" w:lineRule="atLeast"/>
    </w:pPr>
    <w:rPr>
      <w:color w:val="auto"/>
    </w:rPr>
  </w:style>
  <w:style w:type="paragraph" w:customStyle="1" w:styleId="CM2">
    <w:name w:val="CM2"/>
    <w:basedOn w:val="Default"/>
    <w:next w:val="Default"/>
    <w:uiPriority w:val="99"/>
    <w:rsid w:val="00E143B9"/>
    <w:pPr>
      <w:spacing w:line="346" w:lineRule="atLeast"/>
    </w:pPr>
    <w:rPr>
      <w:color w:val="auto"/>
    </w:rPr>
  </w:style>
  <w:style w:type="paragraph" w:customStyle="1" w:styleId="TableParagraph">
    <w:name w:val="Table Paragraph"/>
    <w:basedOn w:val="Normal"/>
    <w:uiPriority w:val="1"/>
    <w:qFormat/>
    <w:rsid w:val="003A0187"/>
    <w:pPr>
      <w:widowControl w:val="0"/>
      <w:autoSpaceDE w:val="0"/>
      <w:autoSpaceDN w:val="0"/>
      <w:spacing w:line="240" w:lineRule="auto"/>
    </w:pPr>
    <w:rPr>
      <w:lang w:val="es-ES" w:eastAsia="en-US"/>
    </w:rPr>
  </w:style>
  <w:style w:type="table" w:customStyle="1" w:styleId="TableNormal10">
    <w:name w:val="Table Normal1"/>
    <w:uiPriority w:val="2"/>
    <w:unhideWhenUsed/>
    <w:qFormat/>
    <w:rsid w:val="00EA6B87"/>
    <w:pPr>
      <w:widowControl w:val="0"/>
      <w:autoSpaceDE w:val="0"/>
      <w:autoSpaceDN w:val="0"/>
      <w:spacing w:line="240" w:lineRule="auto"/>
    </w:pPr>
    <w:rPr>
      <w:rFonts w:asciiTheme="minorHAnsi" w:eastAsiaTheme="minorHAnsi" w:hAnsiTheme="minorHAnsi" w:cstheme="minorBidi"/>
      <w:lang w:val="en-US" w:eastAsia="en-US"/>
    </w:rPr>
    <w:tblPr>
      <w:tblInd w:w="0" w:type="dxa"/>
      <w:tblCellMar>
        <w:top w:w="0" w:type="dxa"/>
        <w:left w:w="0" w:type="dxa"/>
        <w:bottom w:w="0" w:type="dxa"/>
        <w:right w:w="0" w:type="dxa"/>
      </w:tblCellMar>
    </w:tblPr>
  </w:style>
  <w:style w:type="table" w:customStyle="1" w:styleId="TableNormal2">
    <w:name w:val="Table Normal2"/>
    <w:uiPriority w:val="2"/>
    <w:semiHidden/>
    <w:unhideWhenUsed/>
    <w:qFormat/>
    <w:rsid w:val="00EA6B87"/>
    <w:pPr>
      <w:widowControl w:val="0"/>
      <w:autoSpaceDE w:val="0"/>
      <w:autoSpaceDN w:val="0"/>
      <w:spacing w:line="240" w:lineRule="auto"/>
    </w:pPr>
    <w:rPr>
      <w:rFonts w:asciiTheme="minorHAnsi" w:eastAsiaTheme="minorHAnsi" w:hAnsiTheme="minorHAnsi" w:cstheme="minorBidi"/>
      <w:lang w:val="en-US" w:eastAsia="en-US"/>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F11815"/>
    <w:pPr>
      <w:widowControl w:val="0"/>
      <w:autoSpaceDE w:val="0"/>
      <w:autoSpaceDN w:val="0"/>
      <w:spacing w:line="240" w:lineRule="auto"/>
    </w:pPr>
    <w:rPr>
      <w:lang w:val="es-ES" w:eastAsia="en-US"/>
    </w:rPr>
  </w:style>
  <w:style w:type="character" w:customStyle="1" w:styleId="TextoindependienteCar">
    <w:name w:val="Texto independiente Car"/>
    <w:basedOn w:val="Fuentedeprrafopredeter"/>
    <w:link w:val="Textoindependiente"/>
    <w:uiPriority w:val="1"/>
    <w:rsid w:val="00F11815"/>
    <w:rPr>
      <w:lang w:val="es-ES" w:eastAsia="en-US"/>
    </w:rPr>
  </w:style>
  <w:style w:type="table" w:customStyle="1" w:styleId="TableNormal3">
    <w:name w:val="Table Normal3"/>
    <w:uiPriority w:val="2"/>
    <w:semiHidden/>
    <w:unhideWhenUsed/>
    <w:qFormat/>
    <w:rsid w:val="00F11815"/>
    <w:pPr>
      <w:widowControl w:val="0"/>
      <w:autoSpaceDE w:val="0"/>
      <w:autoSpaceDN w:val="0"/>
      <w:spacing w:line="240" w:lineRule="auto"/>
    </w:pPr>
    <w:rPr>
      <w:rFonts w:asciiTheme="minorHAnsi" w:eastAsiaTheme="minorHAnsi" w:hAnsiTheme="minorHAnsi" w:cstheme="minorBidi"/>
      <w:lang w:val="en-US" w:eastAsia="en-US"/>
    </w:rPr>
    <w:tblPr>
      <w:tblInd w:w="0" w:type="dxa"/>
      <w:tblCellMar>
        <w:top w:w="0" w:type="dxa"/>
        <w:left w:w="0" w:type="dxa"/>
        <w:bottom w:w="0" w:type="dxa"/>
        <w:right w:w="0" w:type="dxa"/>
      </w:tblCellMar>
    </w:tblPr>
  </w:style>
  <w:style w:type="table" w:customStyle="1" w:styleId="TableNormal4">
    <w:name w:val="Table Normal4"/>
    <w:uiPriority w:val="2"/>
    <w:semiHidden/>
    <w:unhideWhenUsed/>
    <w:qFormat/>
    <w:rsid w:val="00F11815"/>
    <w:pPr>
      <w:widowControl w:val="0"/>
      <w:autoSpaceDE w:val="0"/>
      <w:autoSpaceDN w:val="0"/>
      <w:spacing w:line="240" w:lineRule="auto"/>
    </w:pPr>
    <w:rPr>
      <w:rFonts w:asciiTheme="minorHAnsi" w:eastAsiaTheme="minorHAnsi" w:hAnsiTheme="minorHAnsi" w:cstheme="minorBidi"/>
      <w:lang w:val="en-US" w:eastAsia="en-US"/>
    </w:rPr>
    <w:tblPr>
      <w:tblInd w:w="0" w:type="dxa"/>
      <w:tblCellMar>
        <w:top w:w="0" w:type="dxa"/>
        <w:left w:w="0" w:type="dxa"/>
        <w:bottom w:w="0" w:type="dxa"/>
        <w:right w:w="0" w:type="dxa"/>
      </w:tblCellMar>
    </w:tblPr>
  </w:style>
  <w:style w:type="character" w:customStyle="1" w:styleId="PrrafodelistaCar">
    <w:name w:val="Párrafo de lista Car"/>
    <w:link w:val="Prrafodelista"/>
    <w:uiPriority w:val="34"/>
    <w:rsid w:val="00221EFA"/>
  </w:style>
  <w:style w:type="character" w:styleId="Textoennegrita">
    <w:name w:val="Strong"/>
    <w:basedOn w:val="Fuentedeprrafopredeter"/>
    <w:uiPriority w:val="22"/>
    <w:qFormat/>
    <w:rsid w:val="006044FE"/>
    <w:rPr>
      <w:b/>
      <w:bCs/>
    </w:rPr>
  </w:style>
  <w:style w:type="character" w:customStyle="1" w:styleId="apple-converted-space">
    <w:name w:val="apple-converted-space"/>
    <w:basedOn w:val="Fuentedeprrafopredeter"/>
    <w:rsid w:val="000312EA"/>
  </w:style>
  <w:style w:type="character" w:styleId="nfasis">
    <w:name w:val="Emphasis"/>
    <w:basedOn w:val="Fuentedeprrafopredeter"/>
    <w:uiPriority w:val="20"/>
    <w:qFormat/>
    <w:rsid w:val="0000699A"/>
    <w:rPr>
      <w:i/>
      <w:iCs/>
    </w:rPr>
  </w:style>
  <w:style w:type="paragraph" w:styleId="Sinespaciado">
    <w:name w:val="No Spacing"/>
    <w:uiPriority w:val="1"/>
    <w:qFormat/>
    <w:rsid w:val="00A1742A"/>
    <w:pPr>
      <w:spacing w:line="240" w:lineRule="auto"/>
    </w:pPr>
    <w:rPr>
      <w:rFonts w:eastAsiaTheme="minorHAnsi" w:cstheme="minorBidi"/>
      <w:lang w:eastAsia="en-US"/>
    </w:rPr>
  </w:style>
  <w:style w:type="character" w:customStyle="1" w:styleId="Mencinsinresolver3">
    <w:name w:val="Mención sin resolver3"/>
    <w:basedOn w:val="Fuentedeprrafopredeter"/>
    <w:uiPriority w:val="99"/>
    <w:rsid w:val="0018193C"/>
    <w:rPr>
      <w:color w:val="605E5C"/>
      <w:shd w:val="clear" w:color="auto" w:fill="E1DFDD"/>
    </w:rPr>
  </w:style>
  <w:style w:type="table" w:customStyle="1" w:styleId="TableNormal100">
    <w:name w:val="Table Normal10"/>
    <w:uiPriority w:val="2"/>
    <w:unhideWhenUsed/>
    <w:qFormat/>
    <w:rsid w:val="00785EAC"/>
    <w:pPr>
      <w:widowControl w:val="0"/>
      <w:autoSpaceDE w:val="0"/>
      <w:autoSpaceDN w:val="0"/>
      <w:spacing w:line="240" w:lineRule="auto"/>
    </w:pPr>
    <w:rPr>
      <w:rFonts w:asciiTheme="minorHAnsi" w:eastAsiaTheme="minorHAnsi" w:hAnsiTheme="minorHAnsi" w:cstheme="minorBidi"/>
      <w:lang w:val="en-US" w:eastAsia="en-US"/>
    </w:rPr>
    <w:tblPr>
      <w:tblInd w:w="0" w:type="dxa"/>
      <w:tblCellMar>
        <w:top w:w="0" w:type="dxa"/>
        <w:left w:w="0" w:type="dxa"/>
        <w:bottom w:w="0" w:type="dxa"/>
        <w:right w:w="0" w:type="dxa"/>
      </w:tblCellMar>
    </w:tblPr>
  </w:style>
  <w:style w:type="table" w:customStyle="1" w:styleId="TableNormal1000">
    <w:name w:val="Table Normal100"/>
    <w:uiPriority w:val="2"/>
    <w:unhideWhenUsed/>
    <w:qFormat/>
    <w:rsid w:val="00AA3761"/>
    <w:pPr>
      <w:widowControl w:val="0"/>
      <w:autoSpaceDE w:val="0"/>
      <w:autoSpaceDN w:val="0"/>
      <w:spacing w:line="240" w:lineRule="auto"/>
    </w:pPr>
    <w:rPr>
      <w:rFonts w:asciiTheme="minorHAnsi" w:eastAsiaTheme="minorHAnsi" w:hAnsiTheme="minorHAnsi" w:cstheme="minorBidi"/>
      <w:lang w:val="en-US" w:eastAsia="en-US"/>
    </w:rPr>
    <w:tblPr>
      <w:tblInd w:w="0" w:type="dxa"/>
      <w:tblCellMar>
        <w:top w:w="0" w:type="dxa"/>
        <w:left w:w="0" w:type="dxa"/>
        <w:bottom w:w="0" w:type="dxa"/>
        <w:right w:w="0" w:type="dxa"/>
      </w:tblCellMar>
    </w:tblPr>
  </w:style>
  <w:style w:type="paragraph" w:styleId="Revisin">
    <w:name w:val="Revision"/>
    <w:hidden/>
    <w:uiPriority w:val="99"/>
    <w:semiHidden/>
    <w:rsid w:val="00156E4C"/>
    <w:pPr>
      <w:spacing w:line="240" w:lineRule="auto"/>
    </w:pPr>
  </w:style>
  <w:style w:type="paragraph" w:styleId="Mapadeldocumento">
    <w:name w:val="Document Map"/>
    <w:basedOn w:val="Normal"/>
    <w:link w:val="MapadeldocumentoCar"/>
    <w:uiPriority w:val="99"/>
    <w:semiHidden/>
    <w:unhideWhenUsed/>
    <w:rsid w:val="009777A5"/>
    <w:pPr>
      <w:spacing w:line="240" w:lineRule="auto"/>
    </w:pPr>
    <w:rPr>
      <w:rFonts w:ascii="Times New Roman" w:hAnsi="Times New Roman" w:cs="Times New Roman"/>
      <w:sz w:val="24"/>
      <w:szCs w:val="24"/>
    </w:rPr>
  </w:style>
  <w:style w:type="character" w:customStyle="1" w:styleId="MapadeldocumentoCar">
    <w:name w:val="Mapa del documento Car"/>
    <w:basedOn w:val="Fuentedeprrafopredeter"/>
    <w:link w:val="Mapadeldocumento"/>
    <w:uiPriority w:val="99"/>
    <w:semiHidden/>
    <w:rsid w:val="009777A5"/>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825730">
      <w:bodyDiv w:val="1"/>
      <w:marLeft w:val="0"/>
      <w:marRight w:val="0"/>
      <w:marTop w:val="0"/>
      <w:marBottom w:val="0"/>
      <w:divBdr>
        <w:top w:val="none" w:sz="0" w:space="0" w:color="auto"/>
        <w:left w:val="none" w:sz="0" w:space="0" w:color="auto"/>
        <w:bottom w:val="none" w:sz="0" w:space="0" w:color="auto"/>
        <w:right w:val="none" w:sz="0" w:space="0" w:color="auto"/>
      </w:divBdr>
    </w:div>
    <w:div w:id="144932405">
      <w:bodyDiv w:val="1"/>
      <w:marLeft w:val="0"/>
      <w:marRight w:val="0"/>
      <w:marTop w:val="0"/>
      <w:marBottom w:val="0"/>
      <w:divBdr>
        <w:top w:val="none" w:sz="0" w:space="0" w:color="auto"/>
        <w:left w:val="none" w:sz="0" w:space="0" w:color="auto"/>
        <w:bottom w:val="none" w:sz="0" w:space="0" w:color="auto"/>
        <w:right w:val="none" w:sz="0" w:space="0" w:color="auto"/>
      </w:divBdr>
    </w:div>
    <w:div w:id="190998056">
      <w:bodyDiv w:val="1"/>
      <w:marLeft w:val="0"/>
      <w:marRight w:val="0"/>
      <w:marTop w:val="0"/>
      <w:marBottom w:val="0"/>
      <w:divBdr>
        <w:top w:val="none" w:sz="0" w:space="0" w:color="auto"/>
        <w:left w:val="none" w:sz="0" w:space="0" w:color="auto"/>
        <w:bottom w:val="none" w:sz="0" w:space="0" w:color="auto"/>
        <w:right w:val="none" w:sz="0" w:space="0" w:color="auto"/>
      </w:divBdr>
    </w:div>
    <w:div w:id="295181513">
      <w:bodyDiv w:val="1"/>
      <w:marLeft w:val="0"/>
      <w:marRight w:val="0"/>
      <w:marTop w:val="0"/>
      <w:marBottom w:val="0"/>
      <w:divBdr>
        <w:top w:val="none" w:sz="0" w:space="0" w:color="auto"/>
        <w:left w:val="none" w:sz="0" w:space="0" w:color="auto"/>
        <w:bottom w:val="none" w:sz="0" w:space="0" w:color="auto"/>
        <w:right w:val="none" w:sz="0" w:space="0" w:color="auto"/>
      </w:divBdr>
    </w:div>
    <w:div w:id="307052678">
      <w:bodyDiv w:val="1"/>
      <w:marLeft w:val="0"/>
      <w:marRight w:val="0"/>
      <w:marTop w:val="0"/>
      <w:marBottom w:val="0"/>
      <w:divBdr>
        <w:top w:val="none" w:sz="0" w:space="0" w:color="auto"/>
        <w:left w:val="none" w:sz="0" w:space="0" w:color="auto"/>
        <w:bottom w:val="none" w:sz="0" w:space="0" w:color="auto"/>
        <w:right w:val="none" w:sz="0" w:space="0" w:color="auto"/>
      </w:divBdr>
    </w:div>
    <w:div w:id="312176805">
      <w:bodyDiv w:val="1"/>
      <w:marLeft w:val="0"/>
      <w:marRight w:val="0"/>
      <w:marTop w:val="0"/>
      <w:marBottom w:val="0"/>
      <w:divBdr>
        <w:top w:val="none" w:sz="0" w:space="0" w:color="auto"/>
        <w:left w:val="none" w:sz="0" w:space="0" w:color="auto"/>
        <w:bottom w:val="none" w:sz="0" w:space="0" w:color="auto"/>
        <w:right w:val="none" w:sz="0" w:space="0" w:color="auto"/>
      </w:divBdr>
    </w:div>
    <w:div w:id="356351257">
      <w:bodyDiv w:val="1"/>
      <w:marLeft w:val="0"/>
      <w:marRight w:val="0"/>
      <w:marTop w:val="0"/>
      <w:marBottom w:val="0"/>
      <w:divBdr>
        <w:top w:val="none" w:sz="0" w:space="0" w:color="auto"/>
        <w:left w:val="none" w:sz="0" w:space="0" w:color="auto"/>
        <w:bottom w:val="none" w:sz="0" w:space="0" w:color="auto"/>
        <w:right w:val="none" w:sz="0" w:space="0" w:color="auto"/>
      </w:divBdr>
    </w:div>
    <w:div w:id="419329393">
      <w:bodyDiv w:val="1"/>
      <w:marLeft w:val="0"/>
      <w:marRight w:val="0"/>
      <w:marTop w:val="0"/>
      <w:marBottom w:val="0"/>
      <w:divBdr>
        <w:top w:val="none" w:sz="0" w:space="0" w:color="auto"/>
        <w:left w:val="none" w:sz="0" w:space="0" w:color="auto"/>
        <w:bottom w:val="none" w:sz="0" w:space="0" w:color="auto"/>
        <w:right w:val="none" w:sz="0" w:space="0" w:color="auto"/>
      </w:divBdr>
    </w:div>
    <w:div w:id="434324506">
      <w:bodyDiv w:val="1"/>
      <w:marLeft w:val="0"/>
      <w:marRight w:val="0"/>
      <w:marTop w:val="0"/>
      <w:marBottom w:val="0"/>
      <w:divBdr>
        <w:top w:val="none" w:sz="0" w:space="0" w:color="auto"/>
        <w:left w:val="none" w:sz="0" w:space="0" w:color="auto"/>
        <w:bottom w:val="none" w:sz="0" w:space="0" w:color="auto"/>
        <w:right w:val="none" w:sz="0" w:space="0" w:color="auto"/>
      </w:divBdr>
    </w:div>
    <w:div w:id="488835627">
      <w:bodyDiv w:val="1"/>
      <w:marLeft w:val="0"/>
      <w:marRight w:val="0"/>
      <w:marTop w:val="0"/>
      <w:marBottom w:val="0"/>
      <w:divBdr>
        <w:top w:val="none" w:sz="0" w:space="0" w:color="auto"/>
        <w:left w:val="none" w:sz="0" w:space="0" w:color="auto"/>
        <w:bottom w:val="none" w:sz="0" w:space="0" w:color="auto"/>
        <w:right w:val="none" w:sz="0" w:space="0" w:color="auto"/>
      </w:divBdr>
    </w:div>
    <w:div w:id="577517514">
      <w:bodyDiv w:val="1"/>
      <w:marLeft w:val="0"/>
      <w:marRight w:val="0"/>
      <w:marTop w:val="0"/>
      <w:marBottom w:val="0"/>
      <w:divBdr>
        <w:top w:val="none" w:sz="0" w:space="0" w:color="auto"/>
        <w:left w:val="none" w:sz="0" w:space="0" w:color="auto"/>
        <w:bottom w:val="none" w:sz="0" w:space="0" w:color="auto"/>
        <w:right w:val="none" w:sz="0" w:space="0" w:color="auto"/>
      </w:divBdr>
    </w:div>
    <w:div w:id="633758288">
      <w:bodyDiv w:val="1"/>
      <w:marLeft w:val="0"/>
      <w:marRight w:val="0"/>
      <w:marTop w:val="0"/>
      <w:marBottom w:val="0"/>
      <w:divBdr>
        <w:top w:val="none" w:sz="0" w:space="0" w:color="auto"/>
        <w:left w:val="none" w:sz="0" w:space="0" w:color="auto"/>
        <w:bottom w:val="none" w:sz="0" w:space="0" w:color="auto"/>
        <w:right w:val="none" w:sz="0" w:space="0" w:color="auto"/>
      </w:divBdr>
    </w:div>
    <w:div w:id="659846459">
      <w:bodyDiv w:val="1"/>
      <w:marLeft w:val="0"/>
      <w:marRight w:val="0"/>
      <w:marTop w:val="0"/>
      <w:marBottom w:val="0"/>
      <w:divBdr>
        <w:top w:val="none" w:sz="0" w:space="0" w:color="auto"/>
        <w:left w:val="none" w:sz="0" w:space="0" w:color="auto"/>
        <w:bottom w:val="none" w:sz="0" w:space="0" w:color="auto"/>
        <w:right w:val="none" w:sz="0" w:space="0" w:color="auto"/>
      </w:divBdr>
      <w:divsChild>
        <w:div w:id="186909395">
          <w:marLeft w:val="547"/>
          <w:marRight w:val="0"/>
          <w:marTop w:val="0"/>
          <w:marBottom w:val="0"/>
          <w:divBdr>
            <w:top w:val="none" w:sz="0" w:space="0" w:color="auto"/>
            <w:left w:val="none" w:sz="0" w:space="0" w:color="auto"/>
            <w:bottom w:val="none" w:sz="0" w:space="0" w:color="auto"/>
            <w:right w:val="none" w:sz="0" w:space="0" w:color="auto"/>
          </w:divBdr>
        </w:div>
        <w:div w:id="889609454">
          <w:marLeft w:val="547"/>
          <w:marRight w:val="0"/>
          <w:marTop w:val="0"/>
          <w:marBottom w:val="0"/>
          <w:divBdr>
            <w:top w:val="none" w:sz="0" w:space="0" w:color="auto"/>
            <w:left w:val="none" w:sz="0" w:space="0" w:color="auto"/>
            <w:bottom w:val="none" w:sz="0" w:space="0" w:color="auto"/>
            <w:right w:val="none" w:sz="0" w:space="0" w:color="auto"/>
          </w:divBdr>
        </w:div>
        <w:div w:id="1271085126">
          <w:marLeft w:val="547"/>
          <w:marRight w:val="0"/>
          <w:marTop w:val="0"/>
          <w:marBottom w:val="0"/>
          <w:divBdr>
            <w:top w:val="none" w:sz="0" w:space="0" w:color="auto"/>
            <w:left w:val="none" w:sz="0" w:space="0" w:color="auto"/>
            <w:bottom w:val="none" w:sz="0" w:space="0" w:color="auto"/>
            <w:right w:val="none" w:sz="0" w:space="0" w:color="auto"/>
          </w:divBdr>
        </w:div>
        <w:div w:id="1761173013">
          <w:marLeft w:val="547"/>
          <w:marRight w:val="0"/>
          <w:marTop w:val="0"/>
          <w:marBottom w:val="0"/>
          <w:divBdr>
            <w:top w:val="none" w:sz="0" w:space="0" w:color="auto"/>
            <w:left w:val="none" w:sz="0" w:space="0" w:color="auto"/>
            <w:bottom w:val="none" w:sz="0" w:space="0" w:color="auto"/>
            <w:right w:val="none" w:sz="0" w:space="0" w:color="auto"/>
          </w:divBdr>
        </w:div>
        <w:div w:id="1825201895">
          <w:marLeft w:val="547"/>
          <w:marRight w:val="0"/>
          <w:marTop w:val="0"/>
          <w:marBottom w:val="0"/>
          <w:divBdr>
            <w:top w:val="none" w:sz="0" w:space="0" w:color="auto"/>
            <w:left w:val="none" w:sz="0" w:space="0" w:color="auto"/>
            <w:bottom w:val="none" w:sz="0" w:space="0" w:color="auto"/>
            <w:right w:val="none" w:sz="0" w:space="0" w:color="auto"/>
          </w:divBdr>
        </w:div>
        <w:div w:id="1868253792">
          <w:marLeft w:val="547"/>
          <w:marRight w:val="0"/>
          <w:marTop w:val="0"/>
          <w:marBottom w:val="0"/>
          <w:divBdr>
            <w:top w:val="none" w:sz="0" w:space="0" w:color="auto"/>
            <w:left w:val="none" w:sz="0" w:space="0" w:color="auto"/>
            <w:bottom w:val="none" w:sz="0" w:space="0" w:color="auto"/>
            <w:right w:val="none" w:sz="0" w:space="0" w:color="auto"/>
          </w:divBdr>
        </w:div>
      </w:divsChild>
    </w:div>
    <w:div w:id="679816989">
      <w:bodyDiv w:val="1"/>
      <w:marLeft w:val="0"/>
      <w:marRight w:val="0"/>
      <w:marTop w:val="0"/>
      <w:marBottom w:val="0"/>
      <w:divBdr>
        <w:top w:val="none" w:sz="0" w:space="0" w:color="auto"/>
        <w:left w:val="none" w:sz="0" w:space="0" w:color="auto"/>
        <w:bottom w:val="none" w:sz="0" w:space="0" w:color="auto"/>
        <w:right w:val="none" w:sz="0" w:space="0" w:color="auto"/>
      </w:divBdr>
    </w:div>
    <w:div w:id="684287001">
      <w:bodyDiv w:val="1"/>
      <w:marLeft w:val="0"/>
      <w:marRight w:val="0"/>
      <w:marTop w:val="0"/>
      <w:marBottom w:val="0"/>
      <w:divBdr>
        <w:top w:val="none" w:sz="0" w:space="0" w:color="auto"/>
        <w:left w:val="none" w:sz="0" w:space="0" w:color="auto"/>
        <w:bottom w:val="none" w:sz="0" w:space="0" w:color="auto"/>
        <w:right w:val="none" w:sz="0" w:space="0" w:color="auto"/>
      </w:divBdr>
    </w:div>
    <w:div w:id="703869069">
      <w:bodyDiv w:val="1"/>
      <w:marLeft w:val="0"/>
      <w:marRight w:val="0"/>
      <w:marTop w:val="0"/>
      <w:marBottom w:val="0"/>
      <w:divBdr>
        <w:top w:val="none" w:sz="0" w:space="0" w:color="auto"/>
        <w:left w:val="none" w:sz="0" w:space="0" w:color="auto"/>
        <w:bottom w:val="none" w:sz="0" w:space="0" w:color="auto"/>
        <w:right w:val="none" w:sz="0" w:space="0" w:color="auto"/>
      </w:divBdr>
    </w:div>
    <w:div w:id="741417210">
      <w:bodyDiv w:val="1"/>
      <w:marLeft w:val="0"/>
      <w:marRight w:val="0"/>
      <w:marTop w:val="0"/>
      <w:marBottom w:val="0"/>
      <w:divBdr>
        <w:top w:val="none" w:sz="0" w:space="0" w:color="auto"/>
        <w:left w:val="none" w:sz="0" w:space="0" w:color="auto"/>
        <w:bottom w:val="none" w:sz="0" w:space="0" w:color="auto"/>
        <w:right w:val="none" w:sz="0" w:space="0" w:color="auto"/>
      </w:divBdr>
    </w:div>
    <w:div w:id="758138009">
      <w:bodyDiv w:val="1"/>
      <w:marLeft w:val="0"/>
      <w:marRight w:val="0"/>
      <w:marTop w:val="0"/>
      <w:marBottom w:val="0"/>
      <w:divBdr>
        <w:top w:val="none" w:sz="0" w:space="0" w:color="auto"/>
        <w:left w:val="none" w:sz="0" w:space="0" w:color="auto"/>
        <w:bottom w:val="none" w:sz="0" w:space="0" w:color="auto"/>
        <w:right w:val="none" w:sz="0" w:space="0" w:color="auto"/>
      </w:divBdr>
    </w:div>
    <w:div w:id="779027974">
      <w:bodyDiv w:val="1"/>
      <w:marLeft w:val="0"/>
      <w:marRight w:val="0"/>
      <w:marTop w:val="0"/>
      <w:marBottom w:val="0"/>
      <w:divBdr>
        <w:top w:val="none" w:sz="0" w:space="0" w:color="auto"/>
        <w:left w:val="none" w:sz="0" w:space="0" w:color="auto"/>
        <w:bottom w:val="none" w:sz="0" w:space="0" w:color="auto"/>
        <w:right w:val="none" w:sz="0" w:space="0" w:color="auto"/>
      </w:divBdr>
    </w:div>
    <w:div w:id="791284410">
      <w:bodyDiv w:val="1"/>
      <w:marLeft w:val="0"/>
      <w:marRight w:val="0"/>
      <w:marTop w:val="0"/>
      <w:marBottom w:val="0"/>
      <w:divBdr>
        <w:top w:val="none" w:sz="0" w:space="0" w:color="auto"/>
        <w:left w:val="none" w:sz="0" w:space="0" w:color="auto"/>
        <w:bottom w:val="none" w:sz="0" w:space="0" w:color="auto"/>
        <w:right w:val="none" w:sz="0" w:space="0" w:color="auto"/>
      </w:divBdr>
    </w:div>
    <w:div w:id="865600774">
      <w:bodyDiv w:val="1"/>
      <w:marLeft w:val="0"/>
      <w:marRight w:val="0"/>
      <w:marTop w:val="0"/>
      <w:marBottom w:val="0"/>
      <w:divBdr>
        <w:top w:val="none" w:sz="0" w:space="0" w:color="auto"/>
        <w:left w:val="none" w:sz="0" w:space="0" w:color="auto"/>
        <w:bottom w:val="none" w:sz="0" w:space="0" w:color="auto"/>
        <w:right w:val="none" w:sz="0" w:space="0" w:color="auto"/>
      </w:divBdr>
    </w:div>
    <w:div w:id="865679867">
      <w:bodyDiv w:val="1"/>
      <w:marLeft w:val="0"/>
      <w:marRight w:val="0"/>
      <w:marTop w:val="0"/>
      <w:marBottom w:val="0"/>
      <w:divBdr>
        <w:top w:val="none" w:sz="0" w:space="0" w:color="auto"/>
        <w:left w:val="none" w:sz="0" w:space="0" w:color="auto"/>
        <w:bottom w:val="none" w:sz="0" w:space="0" w:color="auto"/>
        <w:right w:val="none" w:sz="0" w:space="0" w:color="auto"/>
      </w:divBdr>
    </w:div>
    <w:div w:id="956639835">
      <w:bodyDiv w:val="1"/>
      <w:marLeft w:val="0"/>
      <w:marRight w:val="0"/>
      <w:marTop w:val="0"/>
      <w:marBottom w:val="0"/>
      <w:divBdr>
        <w:top w:val="none" w:sz="0" w:space="0" w:color="auto"/>
        <w:left w:val="none" w:sz="0" w:space="0" w:color="auto"/>
        <w:bottom w:val="none" w:sz="0" w:space="0" w:color="auto"/>
        <w:right w:val="none" w:sz="0" w:space="0" w:color="auto"/>
      </w:divBdr>
    </w:div>
    <w:div w:id="1059671809">
      <w:bodyDiv w:val="1"/>
      <w:marLeft w:val="0"/>
      <w:marRight w:val="0"/>
      <w:marTop w:val="0"/>
      <w:marBottom w:val="0"/>
      <w:divBdr>
        <w:top w:val="none" w:sz="0" w:space="0" w:color="auto"/>
        <w:left w:val="none" w:sz="0" w:space="0" w:color="auto"/>
        <w:bottom w:val="none" w:sz="0" w:space="0" w:color="auto"/>
        <w:right w:val="none" w:sz="0" w:space="0" w:color="auto"/>
      </w:divBdr>
    </w:div>
    <w:div w:id="1082488774">
      <w:bodyDiv w:val="1"/>
      <w:marLeft w:val="0"/>
      <w:marRight w:val="0"/>
      <w:marTop w:val="0"/>
      <w:marBottom w:val="0"/>
      <w:divBdr>
        <w:top w:val="none" w:sz="0" w:space="0" w:color="auto"/>
        <w:left w:val="none" w:sz="0" w:space="0" w:color="auto"/>
        <w:bottom w:val="none" w:sz="0" w:space="0" w:color="auto"/>
        <w:right w:val="none" w:sz="0" w:space="0" w:color="auto"/>
      </w:divBdr>
    </w:div>
    <w:div w:id="1340541888">
      <w:bodyDiv w:val="1"/>
      <w:marLeft w:val="0"/>
      <w:marRight w:val="0"/>
      <w:marTop w:val="0"/>
      <w:marBottom w:val="0"/>
      <w:divBdr>
        <w:top w:val="none" w:sz="0" w:space="0" w:color="auto"/>
        <w:left w:val="none" w:sz="0" w:space="0" w:color="auto"/>
        <w:bottom w:val="none" w:sz="0" w:space="0" w:color="auto"/>
        <w:right w:val="none" w:sz="0" w:space="0" w:color="auto"/>
      </w:divBdr>
    </w:div>
    <w:div w:id="1367829035">
      <w:bodyDiv w:val="1"/>
      <w:marLeft w:val="0"/>
      <w:marRight w:val="0"/>
      <w:marTop w:val="0"/>
      <w:marBottom w:val="0"/>
      <w:divBdr>
        <w:top w:val="none" w:sz="0" w:space="0" w:color="auto"/>
        <w:left w:val="none" w:sz="0" w:space="0" w:color="auto"/>
        <w:bottom w:val="none" w:sz="0" w:space="0" w:color="auto"/>
        <w:right w:val="none" w:sz="0" w:space="0" w:color="auto"/>
      </w:divBdr>
    </w:div>
    <w:div w:id="1425569830">
      <w:bodyDiv w:val="1"/>
      <w:marLeft w:val="0"/>
      <w:marRight w:val="0"/>
      <w:marTop w:val="0"/>
      <w:marBottom w:val="0"/>
      <w:divBdr>
        <w:top w:val="none" w:sz="0" w:space="0" w:color="auto"/>
        <w:left w:val="none" w:sz="0" w:space="0" w:color="auto"/>
        <w:bottom w:val="none" w:sz="0" w:space="0" w:color="auto"/>
        <w:right w:val="none" w:sz="0" w:space="0" w:color="auto"/>
      </w:divBdr>
    </w:div>
    <w:div w:id="1440368343">
      <w:bodyDiv w:val="1"/>
      <w:marLeft w:val="0"/>
      <w:marRight w:val="0"/>
      <w:marTop w:val="0"/>
      <w:marBottom w:val="0"/>
      <w:divBdr>
        <w:top w:val="none" w:sz="0" w:space="0" w:color="auto"/>
        <w:left w:val="none" w:sz="0" w:space="0" w:color="auto"/>
        <w:bottom w:val="none" w:sz="0" w:space="0" w:color="auto"/>
        <w:right w:val="none" w:sz="0" w:space="0" w:color="auto"/>
      </w:divBdr>
    </w:div>
    <w:div w:id="1443264580">
      <w:bodyDiv w:val="1"/>
      <w:marLeft w:val="0"/>
      <w:marRight w:val="0"/>
      <w:marTop w:val="0"/>
      <w:marBottom w:val="0"/>
      <w:divBdr>
        <w:top w:val="none" w:sz="0" w:space="0" w:color="auto"/>
        <w:left w:val="none" w:sz="0" w:space="0" w:color="auto"/>
        <w:bottom w:val="none" w:sz="0" w:space="0" w:color="auto"/>
        <w:right w:val="none" w:sz="0" w:space="0" w:color="auto"/>
      </w:divBdr>
    </w:div>
    <w:div w:id="1504586811">
      <w:bodyDiv w:val="1"/>
      <w:marLeft w:val="0"/>
      <w:marRight w:val="0"/>
      <w:marTop w:val="0"/>
      <w:marBottom w:val="0"/>
      <w:divBdr>
        <w:top w:val="none" w:sz="0" w:space="0" w:color="auto"/>
        <w:left w:val="none" w:sz="0" w:space="0" w:color="auto"/>
        <w:bottom w:val="none" w:sz="0" w:space="0" w:color="auto"/>
        <w:right w:val="none" w:sz="0" w:space="0" w:color="auto"/>
      </w:divBdr>
    </w:div>
    <w:div w:id="1528445751">
      <w:bodyDiv w:val="1"/>
      <w:marLeft w:val="0"/>
      <w:marRight w:val="0"/>
      <w:marTop w:val="0"/>
      <w:marBottom w:val="0"/>
      <w:divBdr>
        <w:top w:val="none" w:sz="0" w:space="0" w:color="auto"/>
        <w:left w:val="none" w:sz="0" w:space="0" w:color="auto"/>
        <w:bottom w:val="none" w:sz="0" w:space="0" w:color="auto"/>
        <w:right w:val="none" w:sz="0" w:space="0" w:color="auto"/>
      </w:divBdr>
    </w:div>
    <w:div w:id="1549295437">
      <w:bodyDiv w:val="1"/>
      <w:marLeft w:val="0"/>
      <w:marRight w:val="0"/>
      <w:marTop w:val="0"/>
      <w:marBottom w:val="0"/>
      <w:divBdr>
        <w:top w:val="none" w:sz="0" w:space="0" w:color="auto"/>
        <w:left w:val="none" w:sz="0" w:space="0" w:color="auto"/>
        <w:bottom w:val="none" w:sz="0" w:space="0" w:color="auto"/>
        <w:right w:val="none" w:sz="0" w:space="0" w:color="auto"/>
      </w:divBdr>
    </w:div>
    <w:div w:id="1550915559">
      <w:bodyDiv w:val="1"/>
      <w:marLeft w:val="0"/>
      <w:marRight w:val="0"/>
      <w:marTop w:val="0"/>
      <w:marBottom w:val="0"/>
      <w:divBdr>
        <w:top w:val="none" w:sz="0" w:space="0" w:color="auto"/>
        <w:left w:val="none" w:sz="0" w:space="0" w:color="auto"/>
        <w:bottom w:val="none" w:sz="0" w:space="0" w:color="auto"/>
        <w:right w:val="none" w:sz="0" w:space="0" w:color="auto"/>
      </w:divBdr>
    </w:div>
    <w:div w:id="1612198647">
      <w:bodyDiv w:val="1"/>
      <w:marLeft w:val="0"/>
      <w:marRight w:val="0"/>
      <w:marTop w:val="0"/>
      <w:marBottom w:val="0"/>
      <w:divBdr>
        <w:top w:val="none" w:sz="0" w:space="0" w:color="auto"/>
        <w:left w:val="none" w:sz="0" w:space="0" w:color="auto"/>
        <w:bottom w:val="none" w:sz="0" w:space="0" w:color="auto"/>
        <w:right w:val="none" w:sz="0" w:space="0" w:color="auto"/>
      </w:divBdr>
    </w:div>
    <w:div w:id="1757437525">
      <w:bodyDiv w:val="1"/>
      <w:marLeft w:val="0"/>
      <w:marRight w:val="0"/>
      <w:marTop w:val="0"/>
      <w:marBottom w:val="0"/>
      <w:divBdr>
        <w:top w:val="none" w:sz="0" w:space="0" w:color="auto"/>
        <w:left w:val="none" w:sz="0" w:space="0" w:color="auto"/>
        <w:bottom w:val="none" w:sz="0" w:space="0" w:color="auto"/>
        <w:right w:val="none" w:sz="0" w:space="0" w:color="auto"/>
      </w:divBdr>
    </w:div>
    <w:div w:id="1849100327">
      <w:bodyDiv w:val="1"/>
      <w:marLeft w:val="0"/>
      <w:marRight w:val="0"/>
      <w:marTop w:val="0"/>
      <w:marBottom w:val="0"/>
      <w:divBdr>
        <w:top w:val="none" w:sz="0" w:space="0" w:color="auto"/>
        <w:left w:val="none" w:sz="0" w:space="0" w:color="auto"/>
        <w:bottom w:val="none" w:sz="0" w:space="0" w:color="auto"/>
        <w:right w:val="none" w:sz="0" w:space="0" w:color="auto"/>
      </w:divBdr>
    </w:div>
    <w:div w:id="1849833587">
      <w:bodyDiv w:val="1"/>
      <w:marLeft w:val="0"/>
      <w:marRight w:val="0"/>
      <w:marTop w:val="0"/>
      <w:marBottom w:val="0"/>
      <w:divBdr>
        <w:top w:val="none" w:sz="0" w:space="0" w:color="auto"/>
        <w:left w:val="none" w:sz="0" w:space="0" w:color="auto"/>
        <w:bottom w:val="none" w:sz="0" w:space="0" w:color="auto"/>
        <w:right w:val="none" w:sz="0" w:space="0" w:color="auto"/>
      </w:divBdr>
    </w:div>
    <w:div w:id="1852141942">
      <w:bodyDiv w:val="1"/>
      <w:marLeft w:val="0"/>
      <w:marRight w:val="0"/>
      <w:marTop w:val="0"/>
      <w:marBottom w:val="0"/>
      <w:divBdr>
        <w:top w:val="none" w:sz="0" w:space="0" w:color="auto"/>
        <w:left w:val="none" w:sz="0" w:space="0" w:color="auto"/>
        <w:bottom w:val="none" w:sz="0" w:space="0" w:color="auto"/>
        <w:right w:val="none" w:sz="0" w:space="0" w:color="auto"/>
      </w:divBdr>
    </w:div>
    <w:div w:id="2048676809">
      <w:bodyDiv w:val="1"/>
      <w:marLeft w:val="0"/>
      <w:marRight w:val="0"/>
      <w:marTop w:val="0"/>
      <w:marBottom w:val="0"/>
      <w:divBdr>
        <w:top w:val="none" w:sz="0" w:space="0" w:color="auto"/>
        <w:left w:val="none" w:sz="0" w:space="0" w:color="auto"/>
        <w:bottom w:val="none" w:sz="0" w:space="0" w:color="auto"/>
        <w:right w:val="none" w:sz="0" w:space="0" w:color="auto"/>
      </w:divBdr>
    </w:div>
    <w:div w:id="2055352709">
      <w:bodyDiv w:val="1"/>
      <w:marLeft w:val="0"/>
      <w:marRight w:val="0"/>
      <w:marTop w:val="0"/>
      <w:marBottom w:val="0"/>
      <w:divBdr>
        <w:top w:val="none" w:sz="0" w:space="0" w:color="auto"/>
        <w:left w:val="none" w:sz="0" w:space="0" w:color="auto"/>
        <w:bottom w:val="none" w:sz="0" w:space="0" w:color="auto"/>
        <w:right w:val="none" w:sz="0" w:space="0" w:color="auto"/>
      </w:divBdr>
    </w:div>
    <w:div w:id="2107384221">
      <w:bodyDiv w:val="1"/>
      <w:marLeft w:val="0"/>
      <w:marRight w:val="0"/>
      <w:marTop w:val="0"/>
      <w:marBottom w:val="0"/>
      <w:divBdr>
        <w:top w:val="none" w:sz="0" w:space="0" w:color="auto"/>
        <w:left w:val="none" w:sz="0" w:space="0" w:color="auto"/>
        <w:bottom w:val="none" w:sz="0" w:space="0" w:color="auto"/>
        <w:right w:val="none" w:sz="0" w:space="0" w:color="auto"/>
      </w:divBdr>
      <w:divsChild>
        <w:div w:id="1664771703">
          <w:marLeft w:val="547"/>
          <w:marRight w:val="0"/>
          <w:marTop w:val="0"/>
          <w:marBottom w:val="0"/>
          <w:divBdr>
            <w:top w:val="none" w:sz="0" w:space="0" w:color="auto"/>
            <w:left w:val="none" w:sz="0" w:space="0" w:color="auto"/>
            <w:bottom w:val="none" w:sz="0" w:space="0" w:color="auto"/>
            <w:right w:val="none" w:sz="0" w:space="0" w:color="auto"/>
          </w:divBdr>
        </w:div>
      </w:divsChild>
    </w:div>
    <w:div w:id="21325490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freepik.es/vector-gratis/medicos-que-realizan-investigaciones-medicas-sobre-cerebro-humano-analizan-muestras-sangre_11235369.htm" TargetMode="External"/><Relationship Id="rId7" Type="http://schemas.openxmlformats.org/officeDocument/2006/relationships/hyperlink" Target="https://www.freepik.es/vector-gratis/elementos-infografia-degradados_4404656.htm" TargetMode="External"/><Relationship Id="rId2" Type="http://schemas.openxmlformats.org/officeDocument/2006/relationships/hyperlink" Target="https://www.freepik.es/vector-gratis/variedad-objetos-que-muestran-tiempo_5481539.htm" TargetMode="External"/><Relationship Id="rId1" Type="http://schemas.openxmlformats.org/officeDocument/2006/relationships/hyperlink" Target="https://www.freepik.es/foto-gratis/hermosa-joven-empresaria-asiatica-inteligente-duena-mujer-negocios-que-comprueba-su-producto-stock_4014656.htm" TargetMode="External"/><Relationship Id="rId6" Type="http://schemas.openxmlformats.org/officeDocument/2006/relationships/image" Target="media/image16.png"/><Relationship Id="rId5" Type="http://schemas.openxmlformats.org/officeDocument/2006/relationships/hyperlink" Target="https://www.freepik.es/vector-gratis/hombres-negocios-siendo-observados_1076104.htm" TargetMode="External"/><Relationship Id="rId4" Type="http://schemas.openxmlformats.org/officeDocument/2006/relationships/image" Target="media/image14.png"/></Relationships>
</file>

<file path=word/_rels/document.xml.rels><?xml version="1.0" encoding="UTF-8" standalone="yes"?>
<Relationships xmlns="http://schemas.openxmlformats.org/package/2006/relationships"><Relationship Id="rId26" Type="http://schemas.microsoft.com/office/2007/relationships/diagramDrawing" Target="diagrams/drawing1.xml"/><Relationship Id="rId21" Type="http://schemas.openxmlformats.org/officeDocument/2006/relationships/image" Target="media/image8.jpe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hyperlink" Target="https://victorquijano.com/blog/que-es-el-cumplimiento-de-promesas-y-por-que-es-tan-importante-para-los-clientes/" TargetMode="External"/><Relationship Id="rId68" Type="http://schemas.microsoft.com/office/2011/relationships/people" Target="people.xml"/><Relationship Id="rId7" Type="http://schemas.openxmlformats.org/officeDocument/2006/relationships/footnotes" Target="footnotes.xml"/><Relationship Id="rId71" Type="http://schemas.openxmlformats.org/officeDocument/2006/relationships/customXml" Target="../customXml/item4.xml"/><Relationship Id="rId2" Type="http://schemas.openxmlformats.org/officeDocument/2006/relationships/customXml" Target="../customXml/item2.xml"/><Relationship Id="rId16" Type="http://schemas.openxmlformats.org/officeDocument/2006/relationships/hyperlink" Target="http://www.gerencie.com/persona-natural.html" TargetMode="External"/><Relationship Id="rId29" Type="http://schemas.openxmlformats.org/officeDocument/2006/relationships/image" Target="media/image11.png"/><Relationship Id="rId11" Type="http://schemas.microsoft.com/office/2016/09/relationships/commentsIds" Target="commentsIds.xml"/><Relationship Id="rId24" Type="http://schemas.openxmlformats.org/officeDocument/2006/relationships/diagramQuickStyle" Target="diagrams/quickStyle1.xml"/><Relationship Id="rId32" Type="http://schemas.openxmlformats.org/officeDocument/2006/relationships/image" Target="media/image15.jpe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jpeg"/><Relationship Id="rId53" Type="http://schemas.openxmlformats.org/officeDocument/2006/relationships/hyperlink" Target="https://www.youtube.com/watch?v=SCw71-zsyBo&amp;ab_channel=EconomiaDesdeCasa" TargetMode="External"/><Relationship Id="rId58" Type="http://schemas.openxmlformats.org/officeDocument/2006/relationships/hyperlink" Target="https://www.youtube.com/watch?v=5bZXpfxwHqk" TargetMode="External"/><Relationship Id="rId66"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hyperlink" Target="https://www.certus.edu.pe/blog/que-es-un-proceso-contable/" TargetMode="External"/><Relationship Id="rId19" Type="http://schemas.openxmlformats.org/officeDocument/2006/relationships/image" Target="media/image6.png"/><Relationship Id="rId14" Type="http://schemas.openxmlformats.org/officeDocument/2006/relationships/image" Target="media/image2.png"/><Relationship Id="rId22" Type="http://schemas.openxmlformats.org/officeDocument/2006/relationships/diagramData" Target="diagrams/data1.xml"/><Relationship Id="rId27" Type="http://schemas.openxmlformats.org/officeDocument/2006/relationships/image" Target="media/image9.emf"/><Relationship Id="rId30" Type="http://schemas.openxmlformats.org/officeDocument/2006/relationships/image" Target="media/image12.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yperlink" Target="https://youtu.be/1myBo87lYyU" TargetMode="External"/><Relationship Id="rId64" Type="http://schemas.openxmlformats.org/officeDocument/2006/relationships/hyperlink" Target="https://blog.solistica.com/como-mejorar-tus-tiempos-de-entrega-infografia" TargetMode="Externa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www.gerencie.com/contabilidad.html" TargetMode="External"/><Relationship Id="rId72" Type="http://schemas.openxmlformats.org/officeDocument/2006/relationships/customXml" Target="../customXml/item5.xml"/><Relationship Id="rId3" Type="http://schemas.openxmlformats.org/officeDocument/2006/relationships/numbering" Target="numbering.xml"/><Relationship Id="rId12" Type="http://schemas.microsoft.com/office/2018/08/relationships/commentsExtensible" Target="commentsExtensible.xml"/><Relationship Id="rId17" Type="http://schemas.openxmlformats.org/officeDocument/2006/relationships/image" Target="media/image4.png"/><Relationship Id="rId25" Type="http://schemas.openxmlformats.org/officeDocument/2006/relationships/diagramColors" Target="diagrams/colors1.xml"/><Relationship Id="rId33" Type="http://schemas.openxmlformats.org/officeDocument/2006/relationships/image" Target="media/image17.png"/><Relationship Id="rId38" Type="http://schemas.openxmlformats.org/officeDocument/2006/relationships/image" Target="media/image22.jpeg"/><Relationship Id="rId46" Type="http://schemas.openxmlformats.org/officeDocument/2006/relationships/image" Target="media/image30.png"/><Relationship Id="rId59" Type="http://schemas.openxmlformats.org/officeDocument/2006/relationships/hyperlink" Target="https://youtu.be/CuKr7GzohbI" TargetMode="External"/><Relationship Id="rId67"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5.png"/><Relationship Id="rId54" Type="http://schemas.openxmlformats.org/officeDocument/2006/relationships/hyperlink" Target="https://www.youtube.com/watch?v=RE9eNdJuMGQ&amp;ab_channel=shurprofe" TargetMode="External"/><Relationship Id="rId62" Type="http://schemas.openxmlformats.org/officeDocument/2006/relationships/hyperlink" Target="https://www.gestiopolis.com/principios-de-contabilidad-que-son-cuales-son-para-que-sirven/" TargetMode="External"/><Relationship Id="rId70"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diagramLayout" Target="diagrams/layout1.xml"/><Relationship Id="rId28" Type="http://schemas.openxmlformats.org/officeDocument/2006/relationships/image" Target="media/image10.png"/><Relationship Id="rId36" Type="http://schemas.openxmlformats.org/officeDocument/2006/relationships/image" Target="media/image20.png"/><Relationship Id="rId49" Type="http://schemas.openxmlformats.org/officeDocument/2006/relationships/image" Target="media/image33.jpeg"/><Relationship Id="rId57" Type="http://schemas.openxmlformats.org/officeDocument/2006/relationships/hyperlink" Target="https://www.youtube.com/watch?v=5bZXpfxwHqk" TargetMode="External"/><Relationship Id="rId10" Type="http://schemas.microsoft.com/office/2011/relationships/commentsExtended" Target="commentsExtended.xml"/><Relationship Id="rId31" Type="http://schemas.openxmlformats.org/officeDocument/2006/relationships/image" Target="media/image13.jpeg"/><Relationship Id="rId44" Type="http://schemas.openxmlformats.org/officeDocument/2006/relationships/image" Target="media/image28.png"/><Relationship Id="rId52" Type="http://schemas.openxmlformats.org/officeDocument/2006/relationships/hyperlink" Target="https://www.gerencie.com/contabilidad.html" TargetMode="External"/><Relationship Id="rId60" Type="http://schemas.openxmlformats.org/officeDocument/2006/relationships/hyperlink" Target="https://youtu.be/CuKr7GzohbI" TargetMode="External"/><Relationship Id="rId65" Type="http://schemas.openxmlformats.org/officeDocument/2006/relationships/header" Target="header1.xml"/><Relationship Id="rId4" Type="http://schemas.openxmlformats.org/officeDocument/2006/relationships/styles" Target="styles.xml"/><Relationship Id="rId9" Type="http://schemas.openxmlformats.org/officeDocument/2006/relationships/comments" Target="comments.xml"/><Relationship Id="rId13" Type="http://schemas.openxmlformats.org/officeDocument/2006/relationships/image" Target="media/image1.jpeg"/><Relationship Id="rId18" Type="http://schemas.openxmlformats.org/officeDocument/2006/relationships/image" Target="media/image5.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hyperlink" Target="https://youtu.be/1myBo87lYyU"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F3D7B1C-1F35-4EF9-91F8-3B15C19D9295}" type="doc">
      <dgm:prSet loTypeId="urn:microsoft.com/office/officeart/2005/8/layout/process1" loCatId="process" qsTypeId="urn:microsoft.com/office/officeart/2005/8/quickstyle/simple1" qsCatId="simple" csTypeId="urn:microsoft.com/office/officeart/2005/8/colors/colorful3" csCatId="colorful" phldr="1"/>
      <dgm:spPr/>
    </dgm:pt>
    <dgm:pt modelId="{34F97B83-A7D1-497C-BE31-E142A97A2F51}">
      <dgm:prSet phldrT="[Texto]"/>
      <dgm:spPr/>
      <dgm:t>
        <a:bodyPr/>
        <a:lstStyle/>
        <a:p>
          <a:pPr algn="ctr"/>
          <a:r>
            <a:rPr lang="es-CO"/>
            <a:t>Información</a:t>
          </a:r>
        </a:p>
        <a:p>
          <a:pPr algn="ctr"/>
          <a:r>
            <a:rPr lang="es-CO"/>
            <a:t>Buena</a:t>
          </a:r>
        </a:p>
      </dgm:t>
    </dgm:pt>
    <dgm:pt modelId="{C119E4F3-A403-470F-B768-586D61D5BECF}" type="parTrans" cxnId="{F908DC1D-DF09-4DB1-AA90-4586DCC58980}">
      <dgm:prSet/>
      <dgm:spPr/>
      <dgm:t>
        <a:bodyPr/>
        <a:lstStyle/>
        <a:p>
          <a:pPr algn="ctr"/>
          <a:endParaRPr lang="es-CO"/>
        </a:p>
      </dgm:t>
    </dgm:pt>
    <dgm:pt modelId="{51295305-1F43-4DE8-8C1C-46AACDC89305}" type="sibTrans" cxnId="{F908DC1D-DF09-4DB1-AA90-4586DCC58980}">
      <dgm:prSet/>
      <dgm:spPr/>
      <dgm:t>
        <a:bodyPr/>
        <a:lstStyle/>
        <a:p>
          <a:pPr algn="ctr"/>
          <a:endParaRPr lang="es-CO"/>
        </a:p>
      </dgm:t>
    </dgm:pt>
    <dgm:pt modelId="{6166C2A3-B7C9-48AF-8CCE-0261A3736868}">
      <dgm:prSet phldrT="[Texto]"/>
      <dgm:spPr/>
      <dgm:t>
        <a:bodyPr/>
        <a:lstStyle/>
        <a:p>
          <a:pPr algn="ctr"/>
          <a:r>
            <a:rPr lang="es-CO"/>
            <a:t>Información</a:t>
          </a:r>
        </a:p>
        <a:p>
          <a:pPr algn="ctr"/>
          <a:r>
            <a:rPr lang="es-CO"/>
            <a:t>Suficiente</a:t>
          </a:r>
        </a:p>
      </dgm:t>
    </dgm:pt>
    <dgm:pt modelId="{A0588049-D731-4A36-A488-5079430DF0F9}" type="parTrans" cxnId="{A0237E4B-F32B-4893-9035-9805CAA62A8B}">
      <dgm:prSet/>
      <dgm:spPr/>
      <dgm:t>
        <a:bodyPr/>
        <a:lstStyle/>
        <a:p>
          <a:pPr algn="ctr"/>
          <a:endParaRPr lang="es-CO"/>
        </a:p>
      </dgm:t>
    </dgm:pt>
    <dgm:pt modelId="{A2D05B75-F542-4624-9C89-EF60CC001CB7}" type="sibTrans" cxnId="{A0237E4B-F32B-4893-9035-9805CAA62A8B}">
      <dgm:prSet/>
      <dgm:spPr/>
      <dgm:t>
        <a:bodyPr/>
        <a:lstStyle/>
        <a:p>
          <a:pPr algn="ctr"/>
          <a:endParaRPr lang="es-CO"/>
        </a:p>
      </dgm:t>
    </dgm:pt>
    <dgm:pt modelId="{7F045AC2-9E33-480A-8161-5E6A70AD524A}">
      <dgm:prSet phldrT="[Texto]"/>
      <dgm:spPr/>
      <dgm:t>
        <a:bodyPr/>
        <a:lstStyle/>
        <a:p>
          <a:pPr algn="ctr"/>
          <a:r>
            <a:rPr lang="es-CO"/>
            <a:t>Procesamiento de la</a:t>
          </a:r>
        </a:p>
        <a:p>
          <a:pPr algn="ctr"/>
          <a:r>
            <a:rPr lang="es-CO"/>
            <a:t>Información</a:t>
          </a:r>
        </a:p>
      </dgm:t>
    </dgm:pt>
    <dgm:pt modelId="{9499BEC5-69E6-4CC5-9557-6A3190BCFFF5}" type="parTrans" cxnId="{5CECBC57-F709-42A6-8998-C7A3843AC8AF}">
      <dgm:prSet/>
      <dgm:spPr/>
      <dgm:t>
        <a:bodyPr/>
        <a:lstStyle/>
        <a:p>
          <a:pPr algn="ctr"/>
          <a:endParaRPr lang="es-CO"/>
        </a:p>
      </dgm:t>
    </dgm:pt>
    <dgm:pt modelId="{04C79C7C-A6CC-40F9-B2D8-4AF3E201F652}" type="sibTrans" cxnId="{5CECBC57-F709-42A6-8998-C7A3843AC8AF}">
      <dgm:prSet/>
      <dgm:spPr/>
      <dgm:t>
        <a:bodyPr/>
        <a:lstStyle/>
        <a:p>
          <a:pPr algn="ctr"/>
          <a:endParaRPr lang="es-CO"/>
        </a:p>
      </dgm:t>
    </dgm:pt>
    <dgm:pt modelId="{EDE52F57-6D40-4920-A1BF-1ECDD245223E}" type="pres">
      <dgm:prSet presAssocID="{9F3D7B1C-1F35-4EF9-91F8-3B15C19D9295}" presName="Name0" presStyleCnt="0">
        <dgm:presLayoutVars>
          <dgm:dir/>
          <dgm:resizeHandles val="exact"/>
        </dgm:presLayoutVars>
      </dgm:prSet>
      <dgm:spPr/>
    </dgm:pt>
    <dgm:pt modelId="{5A0B6B57-D6A4-43E0-B324-9895BCBC00A7}" type="pres">
      <dgm:prSet presAssocID="{34F97B83-A7D1-497C-BE31-E142A97A2F51}" presName="node" presStyleLbl="node1" presStyleIdx="0" presStyleCnt="3">
        <dgm:presLayoutVars>
          <dgm:bulletEnabled val="1"/>
        </dgm:presLayoutVars>
      </dgm:prSet>
      <dgm:spPr/>
    </dgm:pt>
    <dgm:pt modelId="{7BABC5BE-709D-44D5-81C5-AC974BAC4634}" type="pres">
      <dgm:prSet presAssocID="{51295305-1F43-4DE8-8C1C-46AACDC89305}" presName="sibTrans" presStyleLbl="sibTrans2D1" presStyleIdx="0" presStyleCnt="2"/>
      <dgm:spPr/>
    </dgm:pt>
    <dgm:pt modelId="{C5224CE3-7AEB-4704-96AF-FB9D31146B10}" type="pres">
      <dgm:prSet presAssocID="{51295305-1F43-4DE8-8C1C-46AACDC89305}" presName="connectorText" presStyleLbl="sibTrans2D1" presStyleIdx="0" presStyleCnt="2"/>
      <dgm:spPr/>
    </dgm:pt>
    <dgm:pt modelId="{B5CB72BF-A28B-4D7B-8DA5-ED2EAEF3FCA3}" type="pres">
      <dgm:prSet presAssocID="{6166C2A3-B7C9-48AF-8CCE-0261A3736868}" presName="node" presStyleLbl="node1" presStyleIdx="1" presStyleCnt="3">
        <dgm:presLayoutVars>
          <dgm:bulletEnabled val="1"/>
        </dgm:presLayoutVars>
      </dgm:prSet>
      <dgm:spPr/>
    </dgm:pt>
    <dgm:pt modelId="{88A7BE97-4E1C-4B1C-B9ED-0D5C76CFDB13}" type="pres">
      <dgm:prSet presAssocID="{A2D05B75-F542-4624-9C89-EF60CC001CB7}" presName="sibTrans" presStyleLbl="sibTrans2D1" presStyleIdx="1" presStyleCnt="2"/>
      <dgm:spPr/>
    </dgm:pt>
    <dgm:pt modelId="{7DDCA225-463C-423A-935C-FBAC9B96B2E2}" type="pres">
      <dgm:prSet presAssocID="{A2D05B75-F542-4624-9C89-EF60CC001CB7}" presName="connectorText" presStyleLbl="sibTrans2D1" presStyleIdx="1" presStyleCnt="2"/>
      <dgm:spPr/>
    </dgm:pt>
    <dgm:pt modelId="{A58F95C9-E4F0-462E-82D1-48A19C20102F}" type="pres">
      <dgm:prSet presAssocID="{7F045AC2-9E33-480A-8161-5E6A70AD524A}" presName="node" presStyleLbl="node1" presStyleIdx="2" presStyleCnt="3">
        <dgm:presLayoutVars>
          <dgm:bulletEnabled val="1"/>
        </dgm:presLayoutVars>
      </dgm:prSet>
      <dgm:spPr/>
    </dgm:pt>
  </dgm:ptLst>
  <dgm:cxnLst>
    <dgm:cxn modelId="{1A49C514-A435-8B44-8D8B-5D6088201576}" type="presOf" srcId="{A2D05B75-F542-4624-9C89-EF60CC001CB7}" destId="{88A7BE97-4E1C-4B1C-B9ED-0D5C76CFDB13}" srcOrd="0" destOrd="0" presId="urn:microsoft.com/office/officeart/2005/8/layout/process1"/>
    <dgm:cxn modelId="{F908DC1D-DF09-4DB1-AA90-4586DCC58980}" srcId="{9F3D7B1C-1F35-4EF9-91F8-3B15C19D9295}" destId="{34F97B83-A7D1-497C-BE31-E142A97A2F51}" srcOrd="0" destOrd="0" parTransId="{C119E4F3-A403-470F-B768-586D61D5BECF}" sibTransId="{51295305-1F43-4DE8-8C1C-46AACDC89305}"/>
    <dgm:cxn modelId="{F46C3528-747A-CE46-ACC2-9E3A810EC3D2}" type="presOf" srcId="{9F3D7B1C-1F35-4EF9-91F8-3B15C19D9295}" destId="{EDE52F57-6D40-4920-A1BF-1ECDD245223E}" srcOrd="0" destOrd="0" presId="urn:microsoft.com/office/officeart/2005/8/layout/process1"/>
    <dgm:cxn modelId="{A0237E4B-F32B-4893-9035-9805CAA62A8B}" srcId="{9F3D7B1C-1F35-4EF9-91F8-3B15C19D9295}" destId="{6166C2A3-B7C9-48AF-8CCE-0261A3736868}" srcOrd="1" destOrd="0" parTransId="{A0588049-D731-4A36-A488-5079430DF0F9}" sibTransId="{A2D05B75-F542-4624-9C89-EF60CC001CB7}"/>
    <dgm:cxn modelId="{82CDFF4B-DEC3-3F4F-9950-8EB7B850438B}" type="presOf" srcId="{7F045AC2-9E33-480A-8161-5E6A70AD524A}" destId="{A58F95C9-E4F0-462E-82D1-48A19C20102F}" srcOrd="0" destOrd="0" presId="urn:microsoft.com/office/officeart/2005/8/layout/process1"/>
    <dgm:cxn modelId="{5CECBC57-F709-42A6-8998-C7A3843AC8AF}" srcId="{9F3D7B1C-1F35-4EF9-91F8-3B15C19D9295}" destId="{7F045AC2-9E33-480A-8161-5E6A70AD524A}" srcOrd="2" destOrd="0" parTransId="{9499BEC5-69E6-4CC5-9557-6A3190BCFFF5}" sibTransId="{04C79C7C-A6CC-40F9-B2D8-4AF3E201F652}"/>
    <dgm:cxn modelId="{9FECF858-912E-4044-9307-CB910DE418E1}" type="presOf" srcId="{51295305-1F43-4DE8-8C1C-46AACDC89305}" destId="{C5224CE3-7AEB-4704-96AF-FB9D31146B10}" srcOrd="1" destOrd="0" presId="urn:microsoft.com/office/officeart/2005/8/layout/process1"/>
    <dgm:cxn modelId="{01FC897A-8BAB-E045-81AC-2E67D2668C68}" type="presOf" srcId="{51295305-1F43-4DE8-8C1C-46AACDC89305}" destId="{7BABC5BE-709D-44D5-81C5-AC974BAC4634}" srcOrd="0" destOrd="0" presId="urn:microsoft.com/office/officeart/2005/8/layout/process1"/>
    <dgm:cxn modelId="{70C3A98E-55EE-2F47-A6B3-7856D95A093F}" type="presOf" srcId="{6166C2A3-B7C9-48AF-8CCE-0261A3736868}" destId="{B5CB72BF-A28B-4D7B-8DA5-ED2EAEF3FCA3}" srcOrd="0" destOrd="0" presId="urn:microsoft.com/office/officeart/2005/8/layout/process1"/>
    <dgm:cxn modelId="{56FAC0D0-9082-BF47-9236-9B53FACF9B08}" type="presOf" srcId="{34F97B83-A7D1-497C-BE31-E142A97A2F51}" destId="{5A0B6B57-D6A4-43E0-B324-9895BCBC00A7}" srcOrd="0" destOrd="0" presId="urn:microsoft.com/office/officeart/2005/8/layout/process1"/>
    <dgm:cxn modelId="{CFB6E7FB-FA3F-4245-A8FD-12BCBA2992ED}" type="presOf" srcId="{A2D05B75-F542-4624-9C89-EF60CC001CB7}" destId="{7DDCA225-463C-423A-935C-FBAC9B96B2E2}" srcOrd="1" destOrd="0" presId="urn:microsoft.com/office/officeart/2005/8/layout/process1"/>
    <dgm:cxn modelId="{F386DB32-6B85-F644-A176-55D7C95B2EB6}" type="presParOf" srcId="{EDE52F57-6D40-4920-A1BF-1ECDD245223E}" destId="{5A0B6B57-D6A4-43E0-B324-9895BCBC00A7}" srcOrd="0" destOrd="0" presId="urn:microsoft.com/office/officeart/2005/8/layout/process1"/>
    <dgm:cxn modelId="{4A5CA7BB-68DD-AE44-88FC-9CC7599E05ED}" type="presParOf" srcId="{EDE52F57-6D40-4920-A1BF-1ECDD245223E}" destId="{7BABC5BE-709D-44D5-81C5-AC974BAC4634}" srcOrd="1" destOrd="0" presId="urn:microsoft.com/office/officeart/2005/8/layout/process1"/>
    <dgm:cxn modelId="{56C175EC-EA11-4C41-AAA2-DFE32D07C7CB}" type="presParOf" srcId="{7BABC5BE-709D-44D5-81C5-AC974BAC4634}" destId="{C5224CE3-7AEB-4704-96AF-FB9D31146B10}" srcOrd="0" destOrd="0" presId="urn:microsoft.com/office/officeart/2005/8/layout/process1"/>
    <dgm:cxn modelId="{285A1CF6-889B-124A-9738-B4B9F15A1A05}" type="presParOf" srcId="{EDE52F57-6D40-4920-A1BF-1ECDD245223E}" destId="{B5CB72BF-A28B-4D7B-8DA5-ED2EAEF3FCA3}" srcOrd="2" destOrd="0" presId="urn:microsoft.com/office/officeart/2005/8/layout/process1"/>
    <dgm:cxn modelId="{00B7A565-5701-BF46-9589-A5A9ACC463CB}" type="presParOf" srcId="{EDE52F57-6D40-4920-A1BF-1ECDD245223E}" destId="{88A7BE97-4E1C-4B1C-B9ED-0D5C76CFDB13}" srcOrd="3" destOrd="0" presId="urn:microsoft.com/office/officeart/2005/8/layout/process1"/>
    <dgm:cxn modelId="{0C4CFC92-1888-314F-A6BC-FDEA34868692}" type="presParOf" srcId="{88A7BE97-4E1C-4B1C-B9ED-0D5C76CFDB13}" destId="{7DDCA225-463C-423A-935C-FBAC9B96B2E2}" srcOrd="0" destOrd="0" presId="urn:microsoft.com/office/officeart/2005/8/layout/process1"/>
    <dgm:cxn modelId="{B42E5C54-9F38-C44B-9DA5-8D0F48B79833}" type="presParOf" srcId="{EDE52F57-6D40-4920-A1BF-1ECDD245223E}" destId="{A58F95C9-E4F0-462E-82D1-48A19C20102F}" srcOrd="4" destOrd="0" presId="urn:microsoft.com/office/officeart/2005/8/layout/process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A0B6B57-D6A4-43E0-B324-9895BCBC00A7}">
      <dsp:nvSpPr>
        <dsp:cNvPr id="0" name=""/>
        <dsp:cNvSpPr/>
      </dsp:nvSpPr>
      <dsp:spPr>
        <a:xfrm>
          <a:off x="2653" y="782677"/>
          <a:ext cx="793246" cy="475948"/>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CO" sz="800" kern="1200"/>
            <a:t>Información</a:t>
          </a:r>
        </a:p>
        <a:p>
          <a:pPr marL="0" lvl="0" indent="0" algn="ctr" defTabSz="355600">
            <a:lnSpc>
              <a:spcPct val="90000"/>
            </a:lnSpc>
            <a:spcBef>
              <a:spcPct val="0"/>
            </a:spcBef>
            <a:spcAft>
              <a:spcPct val="35000"/>
            </a:spcAft>
            <a:buNone/>
          </a:pPr>
          <a:r>
            <a:rPr lang="es-CO" sz="800" kern="1200"/>
            <a:t>Buena</a:t>
          </a:r>
        </a:p>
      </dsp:txBody>
      <dsp:txXfrm>
        <a:off x="16593" y="796617"/>
        <a:ext cx="765366" cy="448068"/>
      </dsp:txXfrm>
    </dsp:sp>
    <dsp:sp modelId="{7BABC5BE-709D-44D5-81C5-AC974BAC4634}">
      <dsp:nvSpPr>
        <dsp:cNvPr id="0" name=""/>
        <dsp:cNvSpPr/>
      </dsp:nvSpPr>
      <dsp:spPr>
        <a:xfrm>
          <a:off x="875225" y="922288"/>
          <a:ext cx="168168" cy="196725"/>
        </a:xfrm>
        <a:prstGeom prst="rightArrow">
          <a:avLst>
            <a:gd name="adj1" fmla="val 60000"/>
            <a:gd name="adj2" fmla="val 50000"/>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875225" y="961633"/>
        <a:ext cx="117718" cy="118035"/>
      </dsp:txXfrm>
    </dsp:sp>
    <dsp:sp modelId="{B5CB72BF-A28B-4D7B-8DA5-ED2EAEF3FCA3}">
      <dsp:nvSpPr>
        <dsp:cNvPr id="0" name=""/>
        <dsp:cNvSpPr/>
      </dsp:nvSpPr>
      <dsp:spPr>
        <a:xfrm>
          <a:off x="1113199" y="782677"/>
          <a:ext cx="793246" cy="475948"/>
        </a:xfrm>
        <a:prstGeom prst="roundRect">
          <a:avLst>
            <a:gd name="adj" fmla="val 10000"/>
          </a:avLst>
        </a:prstGeom>
        <a:solidFill>
          <a:schemeClr val="accent3">
            <a:hueOff val="5625132"/>
            <a:satOff val="-8440"/>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CO" sz="800" kern="1200"/>
            <a:t>Información</a:t>
          </a:r>
        </a:p>
        <a:p>
          <a:pPr marL="0" lvl="0" indent="0" algn="ctr" defTabSz="355600">
            <a:lnSpc>
              <a:spcPct val="90000"/>
            </a:lnSpc>
            <a:spcBef>
              <a:spcPct val="0"/>
            </a:spcBef>
            <a:spcAft>
              <a:spcPct val="35000"/>
            </a:spcAft>
            <a:buNone/>
          </a:pPr>
          <a:r>
            <a:rPr lang="es-CO" sz="800" kern="1200"/>
            <a:t>Suficiente</a:t>
          </a:r>
        </a:p>
      </dsp:txBody>
      <dsp:txXfrm>
        <a:off x="1127139" y="796617"/>
        <a:ext cx="765366" cy="448068"/>
      </dsp:txXfrm>
    </dsp:sp>
    <dsp:sp modelId="{88A7BE97-4E1C-4B1C-B9ED-0D5C76CFDB13}">
      <dsp:nvSpPr>
        <dsp:cNvPr id="0" name=""/>
        <dsp:cNvSpPr/>
      </dsp:nvSpPr>
      <dsp:spPr>
        <a:xfrm>
          <a:off x="1985771" y="922288"/>
          <a:ext cx="168168" cy="196725"/>
        </a:xfrm>
        <a:prstGeom prst="rightArrow">
          <a:avLst>
            <a:gd name="adj1" fmla="val 60000"/>
            <a:gd name="adj2" fmla="val 50000"/>
          </a:avLst>
        </a:prstGeom>
        <a:solidFill>
          <a:schemeClr val="accent3">
            <a:hueOff val="11250264"/>
            <a:satOff val="-16880"/>
            <a:lumOff val="-274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985771" y="961633"/>
        <a:ext cx="117718" cy="118035"/>
      </dsp:txXfrm>
    </dsp:sp>
    <dsp:sp modelId="{A58F95C9-E4F0-462E-82D1-48A19C20102F}">
      <dsp:nvSpPr>
        <dsp:cNvPr id="0" name=""/>
        <dsp:cNvSpPr/>
      </dsp:nvSpPr>
      <dsp:spPr>
        <a:xfrm>
          <a:off x="2223745" y="782677"/>
          <a:ext cx="793246" cy="475948"/>
        </a:xfrm>
        <a:prstGeom prst="roundRect">
          <a:avLst>
            <a:gd name="adj" fmla="val 10000"/>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CO" sz="800" kern="1200"/>
            <a:t>Procesamiento de la</a:t>
          </a:r>
        </a:p>
        <a:p>
          <a:pPr marL="0" lvl="0" indent="0" algn="ctr" defTabSz="355600">
            <a:lnSpc>
              <a:spcPct val="90000"/>
            </a:lnSpc>
            <a:spcBef>
              <a:spcPct val="0"/>
            </a:spcBef>
            <a:spcAft>
              <a:spcPct val="35000"/>
            </a:spcAft>
            <a:buNone/>
          </a:pPr>
          <a:r>
            <a:rPr lang="es-CO" sz="800" kern="1200"/>
            <a:t>Información</a:t>
          </a:r>
        </a:p>
      </dsp:txBody>
      <dsp:txXfrm>
        <a:off x="2237685" y="796617"/>
        <a:ext cx="765366" cy="44806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Scat+YfyX8wnBM9yrYWxlcXJIJw==">AMUW2mX11SsC3uFfLJaGgeKHFyVl8BpgJ8E3MxhmjFENSIolJxpDY+sCD30D8EIhLyAlz40dgWrpDM2S1nz5XoYf7ZEbuTgCpZc7hfemTQzAsDbNAexr764=</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3" ma:contentTypeDescription="Crear nuevo documento." ma:contentTypeScope="" ma:versionID="c27e9dff27dbbef6126b7e1a03a96eaf">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5282fca2a66791c7f7987122c07bb49b"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SharedWithUsers xmlns="1d52d4bc-3f95-4709-b359-1b96840d7671">
      <UserInfo>
        <DisplayName/>
        <AccountId xsi:nil="true"/>
        <AccountType/>
      </UserInfo>
    </SharedWithUsers>
    <MediaLengthInSeconds xmlns="8d1bea48-6525-4b05-8cf5-c6ad0dd5b02f" xsi:nil="true"/>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A2F8D97-ED83-594E-A609-7C62D32B228E}">
  <ds:schemaRefs>
    <ds:schemaRef ds:uri="http://schemas.openxmlformats.org/officeDocument/2006/bibliography"/>
  </ds:schemaRefs>
</ds:datastoreItem>
</file>

<file path=customXml/itemProps3.xml><?xml version="1.0" encoding="utf-8"?>
<ds:datastoreItem xmlns:ds="http://schemas.openxmlformats.org/officeDocument/2006/customXml" ds:itemID="{75905811-55C5-4126-9799-1F656C07C05E}"/>
</file>

<file path=customXml/itemProps4.xml><?xml version="1.0" encoding="utf-8"?>
<ds:datastoreItem xmlns:ds="http://schemas.openxmlformats.org/officeDocument/2006/customXml" ds:itemID="{AE0F2CB0-DC00-4949-A1DC-9FEB73836C51}"/>
</file>

<file path=customXml/itemProps5.xml><?xml version="1.0" encoding="utf-8"?>
<ds:datastoreItem xmlns:ds="http://schemas.openxmlformats.org/officeDocument/2006/customXml" ds:itemID="{DC28EB7D-0560-4CD7-9B80-67111D974C69}"/>
</file>

<file path=docProps/app.xml><?xml version="1.0" encoding="utf-8"?>
<Properties xmlns="http://schemas.openxmlformats.org/officeDocument/2006/extended-properties" xmlns:vt="http://schemas.openxmlformats.org/officeDocument/2006/docPropsVTypes">
  <Template>Normal</Template>
  <TotalTime>2137</TotalTime>
  <Pages>19</Pages>
  <Words>4415</Words>
  <Characters>24287</Characters>
  <Application>Microsoft Office Word</Application>
  <DocSecurity>0</DocSecurity>
  <Lines>202</Lines>
  <Paragraphs>57</Paragraphs>
  <ScaleCrop>false</ScaleCrop>
  <HeadingPairs>
    <vt:vector size="6" baseType="variant">
      <vt:variant>
        <vt:lpstr>Título</vt:lpstr>
      </vt:variant>
      <vt:variant>
        <vt:i4>1</vt:i4>
      </vt:variant>
      <vt:variant>
        <vt:lpstr>Títulos</vt:lpstr>
      </vt:variant>
      <vt:variant>
        <vt:i4>14</vt:i4>
      </vt:variant>
      <vt:variant>
        <vt:lpstr>Title</vt:lpstr>
      </vt:variant>
      <vt:variant>
        <vt:i4>1</vt:i4>
      </vt:variant>
    </vt:vector>
  </HeadingPairs>
  <TitlesOfParts>
    <vt:vector size="16" baseType="lpstr">
      <vt:lpstr/>
      <vt:lpstr>FORMATO PARA EL DESARROLLO DE COMPONENTE FORMATIVO</vt:lpstr>
      <vt:lpstr>Introducción</vt:lpstr>
      <vt:lpstr>1. Promesa del cliente</vt:lpstr>
      <vt:lpstr>2. Contabilidad básica</vt:lpstr>
      <vt:lpstr>3. Estadística </vt:lpstr>
      <vt:lpstr>Introducción</vt:lpstr>
      <vt:lpstr>Observación y registro del estado de una característica, examinado a todos los e</vt:lpstr>
      <vt:lpstr>A continuación, se dará un ejemplo práctico de variable discreta.</vt:lpstr>
      <vt:lpstr>Otra razón para ser utilizado es cuando la variable en investigación es numérica</vt:lpstr>
      <vt:lpstr>Ejemplo: en el ejemplo del n  de hijos en 21 familias. El gráfico de barras serí</vt:lpstr>
      <vt:lpstr>Este tipo de gráfico es muy aplicable cuando se desean evidenciar subdivisiones </vt:lpstr>
      <vt:lpstr>Por ejemplo: % de estudiantes en diferentes carreras, separadas por sexo. Cada b</vt:lpstr>
      <vt:lpstr>Bolaño, C.esar Yy Álvarez, J.orge. (1995). Contabilidad Comercial. Editora norma</vt:lpstr>
      <vt:lpstr>Perea, Y. (2021). Estadística descriptiva. Instructor Centro de Servicios de Sal</vt:lpstr>
      <vt:lpstr/>
    </vt:vector>
  </TitlesOfParts>
  <Company/>
  <LinksUpToDate>false</LinksUpToDate>
  <CharactersWithSpaces>28645</CharactersWithSpaces>
  <SharedDoc>false</SharedDoc>
  <HLinks>
    <vt:vector size="120" baseType="variant">
      <vt:variant>
        <vt:i4>6684711</vt:i4>
      </vt:variant>
      <vt:variant>
        <vt:i4>39</vt:i4>
      </vt:variant>
      <vt:variant>
        <vt:i4>0</vt:i4>
      </vt:variant>
      <vt:variant>
        <vt:i4>5</vt:i4>
      </vt:variant>
      <vt:variant>
        <vt:lpwstr>https://www.certus.edu.pe/blog/que-es-un-proceso-contable/</vt:lpwstr>
      </vt:variant>
      <vt:variant>
        <vt:lpwstr/>
      </vt:variant>
      <vt:variant>
        <vt:i4>1769476</vt:i4>
      </vt:variant>
      <vt:variant>
        <vt:i4>36</vt:i4>
      </vt:variant>
      <vt:variant>
        <vt:i4>0</vt:i4>
      </vt:variant>
      <vt:variant>
        <vt:i4>5</vt:i4>
      </vt:variant>
      <vt:variant>
        <vt:lpwstr>https://blog.solistica.com/como-mejorar-tus-tiempos-de-entrega-infografia</vt:lpwstr>
      </vt:variant>
      <vt:variant>
        <vt:lpwstr/>
      </vt:variant>
      <vt:variant>
        <vt:i4>393284</vt:i4>
      </vt:variant>
      <vt:variant>
        <vt:i4>33</vt:i4>
      </vt:variant>
      <vt:variant>
        <vt:i4>0</vt:i4>
      </vt:variant>
      <vt:variant>
        <vt:i4>5</vt:i4>
      </vt:variant>
      <vt:variant>
        <vt:lpwstr>https://victorquijano.com/blog/que-es-el-cumplimiento-de-promesas-y-por-que-es-tan-importante-para-los-clientes/</vt:lpwstr>
      </vt:variant>
      <vt:variant>
        <vt:lpwstr/>
      </vt:variant>
      <vt:variant>
        <vt:i4>3342394</vt:i4>
      </vt:variant>
      <vt:variant>
        <vt:i4>30</vt:i4>
      </vt:variant>
      <vt:variant>
        <vt:i4>0</vt:i4>
      </vt:variant>
      <vt:variant>
        <vt:i4>5</vt:i4>
      </vt:variant>
      <vt:variant>
        <vt:lpwstr>https://www.gestiopolis.com/principios-de-contabilidad-que-son-cuales-son-para-que-sirven/</vt:lpwstr>
      </vt:variant>
      <vt:variant>
        <vt:lpwstr/>
      </vt:variant>
      <vt:variant>
        <vt:i4>26</vt:i4>
      </vt:variant>
      <vt:variant>
        <vt:i4>27</vt:i4>
      </vt:variant>
      <vt:variant>
        <vt:i4>0</vt:i4>
      </vt:variant>
      <vt:variant>
        <vt:i4>5</vt:i4>
      </vt:variant>
      <vt:variant>
        <vt:lpwstr>http://studylib.es/doc/640313/conceptos-generales-de-contabilidad</vt:lpwstr>
      </vt:variant>
      <vt:variant>
        <vt:lpwstr/>
      </vt:variant>
      <vt:variant>
        <vt:i4>1114226</vt:i4>
      </vt:variant>
      <vt:variant>
        <vt:i4>24</vt:i4>
      </vt:variant>
      <vt:variant>
        <vt:i4>0</vt:i4>
      </vt:variant>
      <vt:variant>
        <vt:i4>5</vt:i4>
      </vt:variant>
      <vt:variant>
        <vt:lpwstr>https://www.youtube.com/watch?v=RE9eNdJuMGQ&amp;ab_channel=shurprofe</vt:lpwstr>
      </vt:variant>
      <vt:variant>
        <vt:lpwstr/>
      </vt:variant>
      <vt:variant>
        <vt:i4>6094934</vt:i4>
      </vt:variant>
      <vt:variant>
        <vt:i4>21</vt:i4>
      </vt:variant>
      <vt:variant>
        <vt:i4>0</vt:i4>
      </vt:variant>
      <vt:variant>
        <vt:i4>5</vt:i4>
      </vt:variant>
      <vt:variant>
        <vt:lpwstr>https://youtu.be/1myBo87lYyU</vt:lpwstr>
      </vt:variant>
      <vt:variant>
        <vt:lpwstr/>
      </vt:variant>
      <vt:variant>
        <vt:i4>327694</vt:i4>
      </vt:variant>
      <vt:variant>
        <vt:i4>18</vt:i4>
      </vt:variant>
      <vt:variant>
        <vt:i4>0</vt:i4>
      </vt:variant>
      <vt:variant>
        <vt:i4>5</vt:i4>
      </vt:variant>
      <vt:variant>
        <vt:lpwstr>https://youtu.be/5bZXpfxwHqk</vt:lpwstr>
      </vt:variant>
      <vt:variant>
        <vt:lpwstr/>
      </vt:variant>
      <vt:variant>
        <vt:i4>327705</vt:i4>
      </vt:variant>
      <vt:variant>
        <vt:i4>15</vt:i4>
      </vt:variant>
      <vt:variant>
        <vt:i4>0</vt:i4>
      </vt:variant>
      <vt:variant>
        <vt:i4>5</vt:i4>
      </vt:variant>
      <vt:variant>
        <vt:lpwstr>https://youtu.be/CuKr7GzohbI</vt:lpwstr>
      </vt:variant>
      <vt:variant>
        <vt:lpwstr/>
      </vt:variant>
      <vt:variant>
        <vt:i4>5898272</vt:i4>
      </vt:variant>
      <vt:variant>
        <vt:i4>12</vt:i4>
      </vt:variant>
      <vt:variant>
        <vt:i4>0</vt:i4>
      </vt:variant>
      <vt:variant>
        <vt:i4>5</vt:i4>
      </vt:variant>
      <vt:variant>
        <vt:lpwstr>https://www.youtube.com/watch?v=dLHh4FPbD-8&amp;ab_channel=CONTA2</vt:lpwstr>
      </vt:variant>
      <vt:variant>
        <vt:lpwstr/>
      </vt:variant>
      <vt:variant>
        <vt:i4>852070</vt:i4>
      </vt:variant>
      <vt:variant>
        <vt:i4>9</vt:i4>
      </vt:variant>
      <vt:variant>
        <vt:i4>0</vt:i4>
      </vt:variant>
      <vt:variant>
        <vt:i4>5</vt:i4>
      </vt:variant>
      <vt:variant>
        <vt:lpwstr>https://www.youtube.com/watch?v=SCw71-zsyBo&amp;ab_channel=EconomiaDesdeCasa</vt:lpwstr>
      </vt:variant>
      <vt:variant>
        <vt:lpwstr/>
      </vt:variant>
      <vt:variant>
        <vt:i4>8060972</vt:i4>
      </vt:variant>
      <vt:variant>
        <vt:i4>6</vt:i4>
      </vt:variant>
      <vt:variant>
        <vt:i4>0</vt:i4>
      </vt:variant>
      <vt:variant>
        <vt:i4>5</vt:i4>
      </vt:variant>
      <vt:variant>
        <vt:lpwstr>https://www.gerencie.com/contabilidad.html</vt:lpwstr>
      </vt:variant>
      <vt:variant>
        <vt:lpwstr/>
      </vt:variant>
      <vt:variant>
        <vt:i4>8060972</vt:i4>
      </vt:variant>
      <vt:variant>
        <vt:i4>3</vt:i4>
      </vt:variant>
      <vt:variant>
        <vt:i4>0</vt:i4>
      </vt:variant>
      <vt:variant>
        <vt:i4>5</vt:i4>
      </vt:variant>
      <vt:variant>
        <vt:lpwstr>https://www.gerencie.com/contabilidad.html</vt:lpwstr>
      </vt:variant>
      <vt:variant>
        <vt:lpwstr/>
      </vt:variant>
      <vt:variant>
        <vt:i4>4259925</vt:i4>
      </vt:variant>
      <vt:variant>
        <vt:i4>0</vt:i4>
      </vt:variant>
      <vt:variant>
        <vt:i4>0</vt:i4>
      </vt:variant>
      <vt:variant>
        <vt:i4>5</vt:i4>
      </vt:variant>
      <vt:variant>
        <vt:lpwstr>http://www.gerencie.com/persona-natural.html</vt:lpwstr>
      </vt:variant>
      <vt:variant>
        <vt:lpwstr/>
      </vt:variant>
      <vt:variant>
        <vt:i4>458848</vt:i4>
      </vt:variant>
      <vt:variant>
        <vt:i4>15</vt:i4>
      </vt:variant>
      <vt:variant>
        <vt:i4>0</vt:i4>
      </vt:variant>
      <vt:variant>
        <vt:i4>5</vt:i4>
      </vt:variant>
      <vt:variant>
        <vt:lpwstr>https://www.freepik.es/vector-gratis/elementos-infografia-degradados_4404656.htm</vt:lpwstr>
      </vt:variant>
      <vt:variant>
        <vt:lpwstr>page=1&amp;query=TABLA%20ESTADISTICA&amp;position=12</vt:lpwstr>
      </vt:variant>
      <vt:variant>
        <vt:i4>2031654</vt:i4>
      </vt:variant>
      <vt:variant>
        <vt:i4>12</vt:i4>
      </vt:variant>
      <vt:variant>
        <vt:i4>0</vt:i4>
      </vt:variant>
      <vt:variant>
        <vt:i4>5</vt:i4>
      </vt:variant>
      <vt:variant>
        <vt:lpwstr>https://www.freepik.es/vector-gratis/hombres-negocios-siendo-observados_1076104.htm</vt:lpwstr>
      </vt:variant>
      <vt:variant>
        <vt:lpwstr>page=1&amp;query=observar&amp;position=16</vt:lpwstr>
      </vt:variant>
      <vt:variant>
        <vt:i4>1245302</vt:i4>
      </vt:variant>
      <vt:variant>
        <vt:i4>9</vt:i4>
      </vt:variant>
      <vt:variant>
        <vt:i4>0</vt:i4>
      </vt:variant>
      <vt:variant>
        <vt:i4>5</vt:i4>
      </vt:variant>
      <vt:variant>
        <vt:lpwstr>https://www.freepik.es/vector-gratis/medicos-que-realizan-investigaciones-medicas-sobre-cerebro-humano-analizan-muestras-sangre_11235369.htm</vt:lpwstr>
      </vt:variant>
      <vt:variant>
        <vt:lpwstr>page=1&amp;query=experimento&amp;position=2</vt:lpwstr>
      </vt:variant>
      <vt:variant>
        <vt:i4>5439520</vt:i4>
      </vt:variant>
      <vt:variant>
        <vt:i4>6</vt:i4>
      </vt:variant>
      <vt:variant>
        <vt:i4>0</vt:i4>
      </vt:variant>
      <vt:variant>
        <vt:i4>5</vt:i4>
      </vt:variant>
      <vt:variant>
        <vt:lpwstr>https://www.freepik.es/vector-gratis/circulo-original-formado-ciudadanos_1311978.htm</vt:lpwstr>
      </vt:variant>
      <vt:variant>
        <vt:lpwstr>page=1&amp;query=poblacion&amp;position=0</vt:lpwstr>
      </vt:variant>
      <vt:variant>
        <vt:i4>1638501</vt:i4>
      </vt:variant>
      <vt:variant>
        <vt:i4>3</vt:i4>
      </vt:variant>
      <vt:variant>
        <vt:i4>0</vt:i4>
      </vt:variant>
      <vt:variant>
        <vt:i4>5</vt:i4>
      </vt:variant>
      <vt:variant>
        <vt:lpwstr>https://www.freepik.es/vector-gratis/variedad-objetos-que-muestran-tiempo_5481539.htm</vt:lpwstr>
      </vt:variant>
      <vt:variant>
        <vt:lpwstr>page=1&amp;query=TIEMPO&amp;position=6</vt:lpwstr>
      </vt:variant>
      <vt:variant>
        <vt:i4>262248</vt:i4>
      </vt:variant>
      <vt:variant>
        <vt:i4>0</vt:i4>
      </vt:variant>
      <vt:variant>
        <vt:i4>0</vt:i4>
      </vt:variant>
      <vt:variant>
        <vt:i4>5</vt:i4>
      </vt:variant>
      <vt:variant>
        <vt:lpwstr>https://www.freepik.es/foto-gratis/hermosa-joven-empresaria-asiatica-inteligente-duena-mujer-negocios-que-comprueba-su-producto-stock_4014656.htm</vt:lpwstr>
      </vt:variant>
      <vt:variant>
        <vt:lpwstr>page=1&amp;query=inventario&amp;position=23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Ariza Luque</dc:creator>
  <cp:keywords/>
  <cp:lastModifiedBy>JHON JAIRO RODRIGUEZ PEREZ</cp:lastModifiedBy>
  <cp:revision>611</cp:revision>
  <dcterms:created xsi:type="dcterms:W3CDTF">2021-09-21T01:16:00Z</dcterms:created>
  <dcterms:modified xsi:type="dcterms:W3CDTF">2022-06-11T04:40:00Z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Order">
    <vt:r8>4080600</vt:r8>
  </property>
  <property fmtid="{D5CDD505-2E9C-101B-9397-08002B2CF9AE}" pid="4" name="_ExtendedDescription">
    <vt:lpwstr/>
  </property>
  <property fmtid="{D5CDD505-2E9C-101B-9397-08002B2CF9AE}" pid="5" name="TriggerFlowInfo">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ies>
</file>